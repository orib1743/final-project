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8B7F7" w14:textId="2481F9E4" w:rsidR="00F855EF" w:rsidRDefault="00F855EF" w:rsidP="00530227">
      <w:pPr>
        <w:bidi/>
        <w:jc w:val="right"/>
        <w:rPr>
          <w:rtl/>
          <w:lang w:bidi="he-IL"/>
        </w:rPr>
      </w:pPr>
      <w:r>
        <w:rPr>
          <w:rFonts w:hint="cs"/>
          <w:rtl/>
          <w:lang w:bidi="he-IL"/>
        </w:rPr>
        <w:t>05</w:t>
      </w:r>
      <w:r>
        <w:rPr>
          <w:rtl/>
          <w:lang w:bidi="he-IL"/>
        </w:rPr>
        <w:t xml:space="preserve"> </w:t>
      </w:r>
      <w:r>
        <w:rPr>
          <w:rFonts w:hint="cs"/>
          <w:rtl/>
          <w:lang w:bidi="he-IL"/>
        </w:rPr>
        <w:t>ינואר</w:t>
      </w:r>
      <w:r>
        <w:rPr>
          <w:rtl/>
          <w:lang w:bidi="he-IL"/>
        </w:rPr>
        <w:t>, 2024</w:t>
      </w:r>
    </w:p>
    <w:p w14:paraId="66364EC0" w14:textId="0FC922E1" w:rsidR="00F855EF" w:rsidRPr="00093AC0" w:rsidRDefault="00F855EF" w:rsidP="00530227">
      <w:pPr>
        <w:bidi/>
        <w:jc w:val="center"/>
        <w:rPr>
          <w:rFonts w:cs="Arial"/>
          <w:b/>
          <w:bCs/>
          <w:u w:val="single"/>
          <w:rtl/>
          <w:lang w:bidi="he-IL"/>
        </w:rPr>
      </w:pPr>
      <w:r w:rsidRPr="00093AC0">
        <w:rPr>
          <w:rFonts w:cs="Arial"/>
          <w:b/>
          <w:bCs/>
          <w:u w:val="single"/>
          <w:rtl/>
          <w:lang w:bidi="he-IL"/>
        </w:rPr>
        <w:t>פגיש</w:t>
      </w:r>
      <w:r>
        <w:rPr>
          <w:rFonts w:cs="Arial" w:hint="cs"/>
          <w:b/>
          <w:bCs/>
          <w:u w:val="single"/>
          <w:rtl/>
          <w:lang w:bidi="he-IL"/>
        </w:rPr>
        <w:t xml:space="preserve">ה </w:t>
      </w:r>
      <w:del w:id="0" w:author="Yifat Gastfraind" w:date="2025-01-05T22:11:00Z">
        <w:r w:rsidDel="000B7441">
          <w:rPr>
            <w:rFonts w:cs="Arial" w:hint="cs"/>
            <w:b/>
            <w:bCs/>
            <w:u w:val="single"/>
            <w:rtl/>
            <w:lang w:bidi="he-IL"/>
          </w:rPr>
          <w:delText xml:space="preserve">2 </w:delText>
        </w:r>
      </w:del>
      <w:ins w:id="1" w:author="Yifat Gastfraind" w:date="2025-01-05T22:11:00Z">
        <w:r w:rsidR="000B7441">
          <w:rPr>
            <w:rFonts w:cs="Arial" w:hint="cs"/>
            <w:b/>
            <w:bCs/>
            <w:u w:val="single"/>
            <w:rtl/>
            <w:lang w:bidi="he-IL"/>
          </w:rPr>
          <w:t>3</w:t>
        </w:r>
        <w:r w:rsidR="000B7441">
          <w:rPr>
            <w:rFonts w:cs="Arial" w:hint="cs"/>
            <w:b/>
            <w:bCs/>
            <w:u w:val="single"/>
            <w:rtl/>
            <w:lang w:bidi="he-IL"/>
          </w:rPr>
          <w:t xml:space="preserve"> </w:t>
        </w:r>
      </w:ins>
      <w:r>
        <w:rPr>
          <w:rFonts w:cs="Arial" w:hint="cs"/>
          <w:b/>
          <w:bCs/>
          <w:u w:val="single"/>
          <w:rtl/>
          <w:lang w:bidi="he-IL"/>
        </w:rPr>
        <w:t xml:space="preserve">- </w:t>
      </w:r>
      <w:r w:rsidRPr="00093AC0">
        <w:rPr>
          <w:rFonts w:cs="Arial"/>
          <w:b/>
          <w:bCs/>
          <w:u w:val="single"/>
          <w:rtl/>
          <w:lang w:bidi="he-IL"/>
        </w:rPr>
        <w:t xml:space="preserve">פרויקט גמר </w:t>
      </w:r>
      <w:r>
        <w:rPr>
          <w:rFonts w:cs="Arial" w:hint="cs"/>
          <w:b/>
          <w:bCs/>
          <w:u w:val="single"/>
          <w:rtl/>
          <w:lang w:bidi="he-IL"/>
        </w:rPr>
        <w:t>-</w:t>
      </w:r>
      <w:r w:rsidRPr="00093AC0">
        <w:rPr>
          <w:rFonts w:cs="Arial"/>
          <w:b/>
          <w:bCs/>
          <w:u w:val="single"/>
          <w:rtl/>
          <w:lang w:bidi="he-IL"/>
        </w:rPr>
        <w:t xml:space="preserve"> </w:t>
      </w:r>
      <w:r w:rsidRPr="00093AC0">
        <w:rPr>
          <w:rFonts w:cs="Arial" w:hint="cs"/>
          <w:b/>
          <w:bCs/>
          <w:u w:val="single"/>
          <w:rtl/>
          <w:lang w:bidi="he-IL"/>
        </w:rPr>
        <w:t>קוד המס בארה"ב</w:t>
      </w:r>
    </w:p>
    <w:p w14:paraId="4C781BA7" w14:textId="36C9B1D5" w:rsidR="00F855EF" w:rsidRDefault="00F855EF" w:rsidP="00530227">
      <w:pPr>
        <w:bidi/>
        <w:jc w:val="both"/>
        <w:rPr>
          <w:rtl/>
          <w:lang w:bidi="he-IL"/>
        </w:rPr>
      </w:pPr>
      <w:r>
        <w:rPr>
          <w:rFonts w:cs="Arial" w:hint="cs"/>
          <w:rtl/>
          <w:lang w:bidi="he-IL"/>
        </w:rPr>
        <w:t xml:space="preserve">משתתפים: </w:t>
      </w:r>
      <w:proofErr w:type="spellStart"/>
      <w:r>
        <w:rPr>
          <w:rFonts w:hint="cs"/>
          <w:rtl/>
        </w:rPr>
        <w:t>ד"ר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תמיר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שאנן</w:t>
      </w:r>
      <w:proofErr w:type="spellEnd"/>
      <w:r>
        <w:rPr>
          <w:rFonts w:hint="cs"/>
          <w:rtl/>
          <w:lang w:bidi="he-IL"/>
        </w:rPr>
        <w:t xml:space="preserve">, ד"ר אור </w:t>
      </w:r>
      <w:proofErr w:type="spellStart"/>
      <w:r>
        <w:rPr>
          <w:rFonts w:hint="cs"/>
          <w:rtl/>
        </w:rPr>
        <w:t>אנידג'ר</w:t>
      </w:r>
      <w:proofErr w:type="spellEnd"/>
      <w:r>
        <w:rPr>
          <w:rFonts w:hint="cs"/>
          <w:rtl/>
          <w:lang w:bidi="he-IL"/>
        </w:rPr>
        <w:t xml:space="preserve">, תומר </w:t>
      </w:r>
      <w:proofErr w:type="spellStart"/>
      <w:r>
        <w:rPr>
          <w:rFonts w:hint="cs"/>
          <w:rtl/>
        </w:rPr>
        <w:t>סורוז'ון</w:t>
      </w:r>
      <w:proofErr w:type="spellEnd"/>
      <w:r>
        <w:rPr>
          <w:rFonts w:hint="cs"/>
          <w:rtl/>
          <w:lang w:bidi="he-IL"/>
        </w:rPr>
        <w:t xml:space="preserve">, אורי </w:t>
      </w:r>
      <w:proofErr w:type="spellStart"/>
      <w:r>
        <w:rPr>
          <w:rFonts w:hint="cs"/>
          <w:rtl/>
          <w:lang w:bidi="he-IL"/>
        </w:rPr>
        <w:t>בראל</w:t>
      </w:r>
      <w:proofErr w:type="spellEnd"/>
      <w:r>
        <w:rPr>
          <w:rFonts w:hint="cs"/>
          <w:rtl/>
          <w:lang w:bidi="he-IL"/>
        </w:rPr>
        <w:t xml:space="preserve">, רויטל </w:t>
      </w:r>
      <w:proofErr w:type="spellStart"/>
      <w:r>
        <w:rPr>
          <w:rFonts w:hint="cs"/>
          <w:rtl/>
          <w:lang w:bidi="he-IL"/>
        </w:rPr>
        <w:t>יוסופוב</w:t>
      </w:r>
      <w:proofErr w:type="spellEnd"/>
      <w:r>
        <w:rPr>
          <w:rFonts w:hint="cs"/>
          <w:rtl/>
          <w:lang w:bidi="he-IL"/>
        </w:rPr>
        <w:t xml:space="preserve"> ויפעת </w:t>
      </w:r>
      <w:proofErr w:type="spellStart"/>
      <w:r>
        <w:rPr>
          <w:rFonts w:hint="cs"/>
          <w:rtl/>
          <w:lang w:bidi="he-IL"/>
        </w:rPr>
        <w:t>גסטפריינד</w:t>
      </w:r>
      <w:proofErr w:type="spellEnd"/>
    </w:p>
    <w:p w14:paraId="5AE84FF9" w14:textId="4C0F1881" w:rsidR="00F855EF" w:rsidDel="000B7441" w:rsidRDefault="00F855EF" w:rsidP="00530227">
      <w:pPr>
        <w:bidi/>
        <w:jc w:val="both"/>
        <w:rPr>
          <w:del w:id="2" w:author="Yifat Gastfraind" w:date="2025-01-05T22:11:00Z"/>
          <w:rtl/>
          <w:lang w:bidi="he-IL"/>
        </w:rPr>
      </w:pPr>
    </w:p>
    <w:p w14:paraId="273A46C1" w14:textId="7482F1C2" w:rsidR="00F855EF" w:rsidRPr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rFonts w:ascii="Times New Roman" w:hAnsi="Times New Roman"/>
          <w:sz w:val="24"/>
          <w:rPrChange w:id="3" w:author="Yifat Gastfraind" w:date="2025-01-05T22:11:00Z">
            <w:rPr/>
          </w:rPrChange>
        </w:rPr>
        <w:pPrChange w:id="4" w:author="Yifat Gastfraind" w:date="2025-01-05T22:32:00Z">
          <w:pPr>
            <w:pStyle w:val="a9"/>
            <w:numPr>
              <w:numId w:val="1"/>
            </w:numPr>
            <w:ind w:left="3960" w:hanging="360"/>
            <w:jc w:val="both"/>
          </w:pPr>
        </w:pPrChange>
      </w:pPr>
      <w:r w:rsidRPr="000B7441">
        <w:rPr>
          <w:rFonts w:ascii="Times New Roman" w:hAnsi="Times New Roman" w:hint="cs"/>
          <w:sz w:val="24"/>
          <w:rtl/>
          <w:rPrChange w:id="5" w:author="Yifat Gastfraind" w:date="2025-01-05T22:11:00Z">
            <w:rPr>
              <w:rFonts w:hint="cs"/>
              <w:rtl/>
            </w:rPr>
          </w:rPrChange>
        </w:rPr>
        <w:t>הוצג</w:t>
      </w:r>
      <w:ins w:id="6" w:author="Yifat Gastfraind" w:date="2025-01-05T22:11:00Z">
        <w:r w:rsidR="000B7441">
          <w:rPr>
            <w:rFonts w:ascii="Times New Roman" w:hAnsi="Times New Roman" w:hint="cs"/>
            <w:sz w:val="24"/>
            <w:rtl/>
          </w:rPr>
          <w:t>ה מצגת</w:t>
        </w:r>
      </w:ins>
      <w:ins w:id="7" w:author="Yifat Gastfraind" w:date="2025-01-05T22:12:00Z">
        <w:r w:rsidR="000B7441">
          <w:rPr>
            <w:rFonts w:ascii="Times New Roman" w:hAnsi="Times New Roman" w:hint="cs"/>
            <w:sz w:val="24"/>
            <w:rtl/>
          </w:rPr>
          <w:t xml:space="preserve"> (ראו נספח) המפרטת</w:t>
        </w:r>
      </w:ins>
      <w:del w:id="8" w:author="Yifat Gastfraind" w:date="2025-01-05T22:12:00Z">
        <w:r w:rsidRPr="000B7441" w:rsidDel="000B7441">
          <w:rPr>
            <w:rFonts w:ascii="Times New Roman" w:hAnsi="Times New Roman" w:hint="cs"/>
            <w:sz w:val="24"/>
            <w:rtl/>
            <w:rPrChange w:id="9" w:author="Yifat Gastfraind" w:date="2025-01-05T22:11:00Z">
              <w:rPr>
                <w:rFonts w:hint="cs"/>
                <w:rtl/>
              </w:rPr>
            </w:rPrChange>
          </w:rPr>
          <w:delText>ו</w:delText>
        </w:r>
      </w:del>
      <w:r w:rsidRPr="000B7441">
        <w:rPr>
          <w:rFonts w:ascii="Times New Roman" w:hAnsi="Times New Roman" w:hint="cs"/>
          <w:sz w:val="24"/>
          <w:rtl/>
          <w:rPrChange w:id="10" w:author="Yifat Gastfraind" w:date="2025-01-05T22:11:00Z">
            <w:rPr>
              <w:rFonts w:hint="cs"/>
              <w:rtl/>
            </w:rPr>
          </w:rPrChange>
        </w:rPr>
        <w:t xml:space="preserve"> מספר גרפים </w:t>
      </w:r>
      <w:del w:id="11" w:author="Yifat Gastfraind" w:date="2025-01-05T22:12:00Z">
        <w:r w:rsidRPr="000B7441" w:rsidDel="000B7441">
          <w:rPr>
            <w:rFonts w:ascii="Times New Roman" w:hAnsi="Times New Roman" w:hint="cs"/>
            <w:sz w:val="24"/>
            <w:rtl/>
            <w:rPrChange w:id="12" w:author="Yifat Gastfraind" w:date="2025-01-05T22:11:00Z">
              <w:rPr>
                <w:rFonts w:hint="cs"/>
                <w:rtl/>
              </w:rPr>
            </w:rPrChange>
          </w:rPr>
          <w:delText xml:space="preserve">המראים </w:delText>
        </w:r>
      </w:del>
      <w:ins w:id="13" w:author="Yifat Gastfraind" w:date="2025-01-05T22:12:00Z">
        <w:r w:rsidR="000B7441">
          <w:rPr>
            <w:rFonts w:ascii="Times New Roman" w:hAnsi="Times New Roman" w:hint="cs"/>
            <w:sz w:val="24"/>
            <w:rtl/>
          </w:rPr>
          <w:t xml:space="preserve">להצגה </w:t>
        </w:r>
        <w:proofErr w:type="spellStart"/>
        <w:r w:rsidR="000B7441">
          <w:rPr>
            <w:rFonts w:ascii="Times New Roman" w:hAnsi="Times New Roman" w:hint="cs"/>
            <w:sz w:val="24"/>
            <w:rtl/>
          </w:rPr>
          <w:t>ויזאולית</w:t>
        </w:r>
        <w:proofErr w:type="spellEnd"/>
        <w:r w:rsidR="000B7441">
          <w:rPr>
            <w:rFonts w:ascii="Times New Roman" w:hAnsi="Times New Roman" w:hint="cs"/>
            <w:sz w:val="24"/>
            <w:rtl/>
          </w:rPr>
          <w:t xml:space="preserve"> של</w:t>
        </w:r>
      </w:ins>
      <w:del w:id="14" w:author="Yifat Gastfraind" w:date="2025-01-05T22:12:00Z">
        <w:r w:rsidRPr="000B7441" w:rsidDel="000B7441">
          <w:rPr>
            <w:rFonts w:ascii="Times New Roman" w:hAnsi="Times New Roman" w:hint="cs"/>
            <w:sz w:val="24"/>
            <w:rtl/>
            <w:rPrChange w:id="15" w:author="Yifat Gastfraind" w:date="2025-01-05T22:11:00Z">
              <w:rPr>
                <w:rFonts w:hint="cs"/>
                <w:rtl/>
              </w:rPr>
            </w:rPrChange>
          </w:rPr>
          <w:delText>את</w:delText>
        </w:r>
      </w:del>
      <w:r w:rsidRPr="000B7441">
        <w:rPr>
          <w:rFonts w:ascii="Times New Roman" w:hAnsi="Times New Roman" w:hint="cs"/>
          <w:sz w:val="24"/>
          <w:rtl/>
          <w:rPrChange w:id="16" w:author="Yifat Gastfraind" w:date="2025-01-05T22:11:00Z">
            <w:rPr>
              <w:rFonts w:hint="cs"/>
              <w:rtl/>
            </w:rPr>
          </w:rPrChange>
        </w:rPr>
        <w:t xml:space="preserve"> הדמיון וההבדלים</w:t>
      </w:r>
      <w:ins w:id="17" w:author="Yifat Gastfraind" w:date="2025-01-05T22:12:00Z">
        <w:r w:rsidR="000B7441">
          <w:rPr>
            <w:rFonts w:ascii="Times New Roman" w:hAnsi="Times New Roman" w:hint="cs"/>
            <w:sz w:val="24"/>
            <w:rtl/>
          </w:rPr>
          <w:t xml:space="preserve">, בהיבטים שונים, </w:t>
        </w:r>
      </w:ins>
      <w:del w:id="18" w:author="Yifat Gastfraind" w:date="2025-01-05T22:12:00Z">
        <w:r w:rsidRPr="000B7441" w:rsidDel="000B7441">
          <w:rPr>
            <w:rFonts w:ascii="Times New Roman" w:hAnsi="Times New Roman" w:hint="cs"/>
            <w:sz w:val="24"/>
            <w:rtl/>
            <w:rPrChange w:id="19" w:author="Yifat Gastfraind" w:date="2025-01-05T22:11:00Z">
              <w:rPr>
                <w:rFonts w:hint="cs"/>
                <w:rtl/>
              </w:rPr>
            </w:rPrChange>
          </w:rPr>
          <w:delText xml:space="preserve"> </w:delText>
        </w:r>
      </w:del>
      <w:r w:rsidRPr="000B7441">
        <w:rPr>
          <w:rFonts w:ascii="Times New Roman" w:hAnsi="Times New Roman" w:hint="cs"/>
          <w:sz w:val="24"/>
          <w:rtl/>
          <w:rPrChange w:id="20" w:author="Yifat Gastfraind" w:date="2025-01-05T22:11:00Z">
            <w:rPr>
              <w:rFonts w:hint="cs"/>
              <w:rtl/>
            </w:rPr>
          </w:rPrChange>
        </w:rPr>
        <w:t>בין קוד</w:t>
      </w:r>
      <w:ins w:id="21" w:author="Yifat Gastfraind" w:date="2025-01-05T22:12:00Z">
        <w:r w:rsidR="000B7441">
          <w:rPr>
            <w:rFonts w:ascii="Times New Roman" w:hAnsi="Times New Roman" w:hint="cs"/>
            <w:sz w:val="24"/>
            <w:rtl/>
          </w:rPr>
          <w:t xml:space="preserve"> המס לשנת</w:t>
        </w:r>
      </w:ins>
      <w:r w:rsidRPr="000B7441">
        <w:rPr>
          <w:rFonts w:ascii="Times New Roman" w:hAnsi="Times New Roman" w:hint="cs"/>
          <w:sz w:val="24"/>
          <w:rtl/>
          <w:rPrChange w:id="22" w:author="Yifat Gastfraind" w:date="2025-01-05T22:11:00Z">
            <w:rPr>
              <w:rFonts w:hint="cs"/>
              <w:rtl/>
            </w:rPr>
          </w:rPrChange>
        </w:rPr>
        <w:t xml:space="preserve"> 2017 </w:t>
      </w:r>
      <w:ins w:id="23" w:author="Yifat Gastfraind" w:date="2025-01-05T22:13:00Z">
        <w:r w:rsidR="000B7441">
          <w:rPr>
            <w:rFonts w:ascii="Times New Roman" w:hAnsi="Times New Roman" w:hint="cs"/>
            <w:sz w:val="24"/>
            <w:rtl/>
          </w:rPr>
          <w:t xml:space="preserve">לבין </w:t>
        </w:r>
      </w:ins>
      <w:del w:id="24" w:author="Yifat Gastfraind" w:date="2025-01-05T22:13:00Z">
        <w:r w:rsidRPr="000B7441" w:rsidDel="000B7441">
          <w:rPr>
            <w:rFonts w:ascii="Times New Roman" w:hAnsi="Times New Roman" w:hint="cs"/>
            <w:sz w:val="24"/>
            <w:rtl/>
            <w:rPrChange w:id="25" w:author="Yifat Gastfraind" w:date="2025-01-05T22:11:00Z">
              <w:rPr>
                <w:rFonts w:hint="cs"/>
                <w:rtl/>
              </w:rPr>
            </w:rPrChange>
          </w:rPr>
          <w:delText>ו</w:delText>
        </w:r>
      </w:del>
      <w:r w:rsidRPr="000B7441">
        <w:rPr>
          <w:rFonts w:ascii="Times New Roman" w:hAnsi="Times New Roman" w:hint="cs"/>
          <w:sz w:val="24"/>
          <w:rtl/>
          <w:rPrChange w:id="26" w:author="Yifat Gastfraind" w:date="2025-01-05T22:11:00Z">
            <w:rPr>
              <w:rFonts w:hint="cs"/>
              <w:rtl/>
            </w:rPr>
          </w:rPrChange>
        </w:rPr>
        <w:t>קוד</w:t>
      </w:r>
      <w:ins w:id="27" w:author="Yifat Gastfraind" w:date="2025-01-05T22:12:00Z">
        <w:r w:rsidR="000B7441">
          <w:rPr>
            <w:rFonts w:ascii="Times New Roman" w:hAnsi="Times New Roman" w:hint="cs"/>
            <w:sz w:val="24"/>
            <w:rtl/>
          </w:rPr>
          <w:t xml:space="preserve"> המס</w:t>
        </w:r>
      </w:ins>
      <w:r w:rsidRPr="000B7441">
        <w:rPr>
          <w:rFonts w:ascii="Times New Roman" w:hAnsi="Times New Roman" w:hint="cs"/>
          <w:sz w:val="24"/>
          <w:rtl/>
          <w:rPrChange w:id="28" w:author="Yifat Gastfraind" w:date="2025-01-05T22:11:00Z">
            <w:rPr>
              <w:rFonts w:hint="cs"/>
              <w:rtl/>
            </w:rPr>
          </w:rPrChange>
        </w:rPr>
        <w:t xml:space="preserve"> 2018. </w:t>
      </w:r>
      <w:ins w:id="29" w:author="Yifat Gastfraind" w:date="2025-01-05T22:13:00Z">
        <w:r w:rsidR="000B7441">
          <w:rPr>
            <w:rFonts w:ascii="Times New Roman" w:hAnsi="Times New Roman" w:hint="cs"/>
            <w:sz w:val="24"/>
            <w:rtl/>
          </w:rPr>
          <w:t xml:space="preserve">כמו כן, </w:t>
        </w:r>
      </w:ins>
      <w:r w:rsidRPr="000B7441">
        <w:rPr>
          <w:rFonts w:ascii="Times New Roman" w:hAnsi="Times New Roman" w:hint="cs"/>
          <w:sz w:val="24"/>
          <w:rtl/>
          <w:rPrChange w:id="30" w:author="Yifat Gastfraind" w:date="2025-01-05T22:11:00Z">
            <w:rPr>
              <w:rFonts w:hint="cs"/>
              <w:rtl/>
            </w:rPr>
          </w:rPrChange>
        </w:rPr>
        <w:t>בהתא</w:t>
      </w:r>
      <w:del w:id="31" w:author="Yifat Gastfraind" w:date="2025-01-05T22:13:00Z">
        <w:r w:rsidRPr="000B7441" w:rsidDel="000B7441">
          <w:rPr>
            <w:rFonts w:ascii="Times New Roman" w:hAnsi="Times New Roman" w:hint="cs"/>
            <w:sz w:val="24"/>
            <w:rtl/>
            <w:rPrChange w:id="32" w:author="Yifat Gastfraind" w:date="2025-01-05T22:11:00Z">
              <w:rPr>
                <w:rFonts w:hint="cs"/>
                <w:rtl/>
              </w:rPr>
            </w:rPrChange>
          </w:rPr>
          <w:delText>י</w:delText>
        </w:r>
      </w:del>
      <w:r w:rsidRPr="000B7441">
        <w:rPr>
          <w:rFonts w:ascii="Times New Roman" w:hAnsi="Times New Roman" w:hint="cs"/>
          <w:sz w:val="24"/>
          <w:rtl/>
          <w:rPrChange w:id="33" w:author="Yifat Gastfraind" w:date="2025-01-05T22:11:00Z">
            <w:rPr>
              <w:rFonts w:hint="cs"/>
              <w:rtl/>
            </w:rPr>
          </w:rPrChange>
        </w:rPr>
        <w:t xml:space="preserve">ם </w:t>
      </w:r>
      <w:del w:id="34" w:author="Yifat Gastfraind" w:date="2025-01-05T22:13:00Z">
        <w:r w:rsidRPr="000B7441" w:rsidDel="000B7441">
          <w:rPr>
            <w:rFonts w:ascii="Times New Roman" w:hAnsi="Times New Roman" w:hint="cs"/>
            <w:sz w:val="24"/>
            <w:rtl/>
            <w:rPrChange w:id="35" w:author="Yifat Gastfraind" w:date="2025-01-05T22:11:00Z">
              <w:rPr>
                <w:rFonts w:hint="cs"/>
                <w:rtl/>
              </w:rPr>
            </w:rPrChange>
          </w:rPr>
          <w:delText xml:space="preserve">לבקשות </w:delText>
        </w:r>
      </w:del>
      <w:ins w:id="36" w:author="Yifat Gastfraind" w:date="2025-01-05T22:13:00Z">
        <w:r w:rsidR="000B7441">
          <w:rPr>
            <w:rFonts w:ascii="Times New Roman" w:hAnsi="Times New Roman" w:hint="cs"/>
            <w:sz w:val="24"/>
            <w:rtl/>
          </w:rPr>
          <w:t>לסיכום</w:t>
        </w:r>
      </w:ins>
      <w:del w:id="37" w:author="Yifat Gastfraind" w:date="2025-01-05T22:13:00Z">
        <w:r w:rsidRPr="000B7441" w:rsidDel="000B7441">
          <w:rPr>
            <w:rFonts w:ascii="Times New Roman" w:hAnsi="Times New Roman" w:hint="cs"/>
            <w:sz w:val="24"/>
            <w:rtl/>
            <w:rPrChange w:id="38" w:author="Yifat Gastfraind" w:date="2025-01-05T22:11:00Z">
              <w:rPr>
                <w:rFonts w:hint="cs"/>
                <w:rtl/>
              </w:rPr>
            </w:rPrChange>
          </w:rPr>
          <w:delText>שהוצגו</w:delText>
        </w:r>
      </w:del>
      <w:r w:rsidRPr="000B7441">
        <w:rPr>
          <w:rFonts w:ascii="Times New Roman" w:hAnsi="Times New Roman" w:hint="cs"/>
          <w:sz w:val="24"/>
          <w:rtl/>
          <w:rPrChange w:id="39" w:author="Yifat Gastfraind" w:date="2025-01-05T22:11:00Z">
            <w:rPr>
              <w:rFonts w:hint="cs"/>
              <w:rtl/>
            </w:rPr>
          </w:rPrChange>
        </w:rPr>
        <w:t xml:space="preserve"> </w:t>
      </w:r>
      <w:del w:id="40" w:author="Yifat Gastfraind" w:date="2025-01-05T22:13:00Z">
        <w:r w:rsidRPr="000B7441" w:rsidDel="000B7441">
          <w:rPr>
            <w:rFonts w:ascii="Times New Roman" w:hAnsi="Times New Roman" w:hint="cs"/>
            <w:sz w:val="24"/>
            <w:rtl/>
            <w:rPrChange w:id="41" w:author="Yifat Gastfraind" w:date="2025-01-05T22:11:00Z">
              <w:rPr>
                <w:rFonts w:hint="cs"/>
                <w:rtl/>
              </w:rPr>
            </w:rPrChange>
          </w:rPr>
          <w:delText>ב</w:delText>
        </w:r>
      </w:del>
      <w:ins w:id="42" w:author="Yifat Gastfraind" w:date="2025-01-05T22:13:00Z">
        <w:r w:rsidR="000B7441">
          <w:rPr>
            <w:rFonts w:ascii="Times New Roman" w:hAnsi="Times New Roman" w:hint="cs"/>
            <w:sz w:val="24"/>
            <w:rtl/>
          </w:rPr>
          <w:t>ה</w:t>
        </w:r>
      </w:ins>
      <w:r w:rsidRPr="000B7441">
        <w:rPr>
          <w:rFonts w:ascii="Times New Roman" w:hAnsi="Times New Roman" w:hint="cs"/>
          <w:sz w:val="24"/>
          <w:rtl/>
          <w:rPrChange w:id="43" w:author="Yifat Gastfraind" w:date="2025-01-05T22:11:00Z">
            <w:rPr>
              <w:rFonts w:hint="cs"/>
              <w:rtl/>
            </w:rPr>
          </w:rPrChange>
        </w:rPr>
        <w:t xml:space="preserve">פגישה </w:t>
      </w:r>
      <w:ins w:id="44" w:author="Yifat Gastfraind" w:date="2025-01-05T22:13:00Z">
        <w:r w:rsidR="000B7441">
          <w:rPr>
            <w:rFonts w:ascii="Times New Roman" w:hAnsi="Times New Roman" w:hint="cs"/>
            <w:sz w:val="24"/>
            <w:rtl/>
          </w:rPr>
          <w:t xml:space="preserve">מיום </w:t>
        </w:r>
      </w:ins>
      <w:del w:id="45" w:author="Yifat Gastfraind" w:date="2025-01-05T22:13:00Z">
        <w:r w:rsidRPr="000B7441" w:rsidDel="000B7441">
          <w:rPr>
            <w:rFonts w:ascii="Times New Roman" w:hAnsi="Times New Roman" w:hint="cs"/>
            <w:sz w:val="24"/>
            <w:rtl/>
            <w:rPrChange w:id="46" w:author="Yifat Gastfraind" w:date="2025-01-05T22:11:00Z">
              <w:rPr>
                <w:rFonts w:hint="cs"/>
                <w:rtl/>
              </w:rPr>
            </w:rPrChange>
          </w:rPr>
          <w:delText>ב</w:delText>
        </w:r>
      </w:del>
      <w:r w:rsidRPr="000B7441">
        <w:rPr>
          <w:rFonts w:ascii="Times New Roman" w:hAnsi="Times New Roman" w:hint="cs"/>
          <w:sz w:val="24"/>
          <w:rtl/>
          <w:rPrChange w:id="47" w:author="Yifat Gastfraind" w:date="2025-01-05T22:11:00Z">
            <w:rPr>
              <w:rFonts w:hint="cs"/>
              <w:rtl/>
            </w:rPr>
          </w:rPrChange>
        </w:rPr>
        <w:t xml:space="preserve">22.12.24, </w:t>
      </w:r>
      <w:ins w:id="48" w:author="Yifat Gastfraind" w:date="2025-01-05T22:13:00Z">
        <w:r w:rsidR="000B7441">
          <w:rPr>
            <w:rFonts w:ascii="Times New Roman" w:hAnsi="Times New Roman" w:hint="cs"/>
            <w:sz w:val="24"/>
            <w:rtl/>
          </w:rPr>
          <w:t>הוצגו תוצאות</w:t>
        </w:r>
      </w:ins>
      <w:ins w:id="49" w:author="Yifat Gastfraind" w:date="2025-01-05T22:14:00Z">
        <w:r w:rsidR="000B7441">
          <w:rPr>
            <w:rFonts w:ascii="Times New Roman" w:hAnsi="Times New Roman" w:hint="cs"/>
            <w:sz w:val="24"/>
            <w:rtl/>
          </w:rPr>
          <w:t xml:space="preserve"> ניתוח</w:t>
        </w:r>
      </w:ins>
      <w:ins w:id="50" w:author="Yifat Gastfraind" w:date="2025-01-05T22:13:00Z">
        <w:r w:rsidR="000B7441">
          <w:rPr>
            <w:rFonts w:ascii="Times New Roman" w:hAnsi="Times New Roman" w:hint="cs"/>
            <w:sz w:val="24"/>
            <w:rtl/>
          </w:rPr>
          <w:t xml:space="preserve"> </w:t>
        </w:r>
      </w:ins>
      <w:del w:id="51" w:author="Yifat Gastfraind" w:date="2025-01-05T22:13:00Z">
        <w:r w:rsidRPr="000B7441" w:rsidDel="000B7441">
          <w:rPr>
            <w:rFonts w:ascii="Times New Roman" w:hAnsi="Times New Roman" w:hint="cs"/>
            <w:sz w:val="24"/>
            <w:rtl/>
            <w:rPrChange w:id="52" w:author="Yifat Gastfraind" w:date="2025-01-05T22:11:00Z">
              <w:rPr>
                <w:rFonts w:hint="cs"/>
                <w:rtl/>
              </w:rPr>
            </w:rPrChange>
          </w:rPr>
          <w:delText xml:space="preserve">בוצעו מספר בדיקות </w:delText>
        </w:r>
      </w:del>
      <w:del w:id="53" w:author="Yifat Gastfraind" w:date="2025-01-05T22:14:00Z">
        <w:r w:rsidRPr="000B7441" w:rsidDel="000B7441">
          <w:rPr>
            <w:rFonts w:ascii="Times New Roman" w:hAnsi="Times New Roman" w:hint="cs"/>
            <w:sz w:val="24"/>
            <w:rtl/>
            <w:rPrChange w:id="54" w:author="Yifat Gastfraind" w:date="2025-01-05T22:11:00Z">
              <w:rPr>
                <w:rFonts w:hint="cs"/>
                <w:rtl/>
              </w:rPr>
            </w:rPrChange>
          </w:rPr>
          <w:delText>ל</w:delText>
        </w:r>
      </w:del>
      <w:ins w:id="55" w:author="Yifat Gastfraind" w:date="2025-01-05T22:14:00Z">
        <w:r w:rsidR="000B7441">
          <w:rPr>
            <w:rFonts w:ascii="Times New Roman" w:hAnsi="Times New Roman" w:hint="cs"/>
            <w:sz w:val="24"/>
            <w:rtl/>
          </w:rPr>
          <w:t>ה</w:t>
        </w:r>
      </w:ins>
      <w:r w:rsidRPr="000B7441">
        <w:rPr>
          <w:rFonts w:ascii="Times New Roman" w:hAnsi="Times New Roman" w:hint="cs"/>
          <w:sz w:val="24"/>
          <w:rtl/>
          <w:rPrChange w:id="56" w:author="Yifat Gastfraind" w:date="2025-01-05T22:11:00Z">
            <w:rPr>
              <w:rFonts w:hint="cs"/>
              <w:rtl/>
            </w:rPr>
          </w:rPrChange>
        </w:rPr>
        <w:t>מבנה ההיררכי של הקוד</w:t>
      </w:r>
      <w:ins w:id="57" w:author="Yifat Gastfraind" w:date="2025-01-05T22:14:00Z">
        <w:r w:rsidR="000B7441">
          <w:rPr>
            <w:rFonts w:ascii="Times New Roman" w:hAnsi="Times New Roman" w:hint="cs"/>
            <w:sz w:val="24"/>
            <w:rtl/>
          </w:rPr>
          <w:t xml:space="preserve"> ברמת כותרות ו</w:t>
        </w:r>
      </w:ins>
      <w:del w:id="58" w:author="Yifat Gastfraind" w:date="2025-01-05T22:14:00Z">
        <w:r w:rsidRPr="000B7441" w:rsidDel="000B7441">
          <w:rPr>
            <w:rFonts w:ascii="Times New Roman" w:hAnsi="Times New Roman" w:hint="cs"/>
            <w:sz w:val="24"/>
            <w:rtl/>
            <w:rPrChange w:id="59" w:author="Yifat Gastfraind" w:date="2025-01-05T22:11:00Z">
              <w:rPr>
                <w:rFonts w:hint="cs"/>
                <w:rtl/>
              </w:rPr>
            </w:rPrChange>
          </w:rPr>
          <w:delText>, ול</w:delText>
        </w:r>
      </w:del>
      <w:r w:rsidRPr="000B7441">
        <w:rPr>
          <w:rFonts w:ascii="Times New Roman" w:hAnsi="Times New Roman" w:hint="cs"/>
          <w:sz w:val="24"/>
          <w:rtl/>
          <w:rPrChange w:id="60" w:author="Yifat Gastfraind" w:date="2025-01-05T22:11:00Z">
            <w:rPr>
              <w:rFonts w:hint="cs"/>
              <w:rtl/>
            </w:rPr>
          </w:rPrChange>
        </w:rPr>
        <w:t xml:space="preserve">כמות </w:t>
      </w:r>
      <w:ins w:id="61" w:author="Yifat Gastfraind" w:date="2025-01-05T22:14:00Z">
        <w:r w:rsidR="000B7441">
          <w:rPr>
            <w:rFonts w:ascii="Times New Roman" w:hAnsi="Times New Roman" w:hint="cs"/>
            <w:sz w:val="24"/>
            <w:rtl/>
          </w:rPr>
          <w:t>המילים</w:t>
        </w:r>
      </w:ins>
      <w:del w:id="62" w:author="Yifat Gastfraind" w:date="2025-01-05T22:14:00Z">
        <w:r w:rsidRPr="000B7441" w:rsidDel="000B7441">
          <w:rPr>
            <w:rFonts w:ascii="Times New Roman" w:hAnsi="Times New Roman" w:hint="cs"/>
            <w:sz w:val="24"/>
            <w:rtl/>
            <w:rPrChange w:id="63" w:author="Yifat Gastfraind" w:date="2025-01-05T22:11:00Z">
              <w:rPr>
                <w:rFonts w:hint="cs"/>
                <w:rtl/>
              </w:rPr>
            </w:rPrChange>
          </w:rPr>
          <w:delText>התוכן</w:delText>
        </w:r>
      </w:del>
      <w:r w:rsidRPr="000B7441">
        <w:rPr>
          <w:rFonts w:ascii="Times New Roman" w:hAnsi="Times New Roman" w:hint="cs"/>
          <w:sz w:val="24"/>
          <w:rtl/>
          <w:rPrChange w:id="64" w:author="Yifat Gastfraind" w:date="2025-01-05T22:11:00Z">
            <w:rPr>
              <w:rFonts w:hint="cs"/>
              <w:rtl/>
            </w:rPr>
          </w:rPrChange>
        </w:rPr>
        <w:t xml:space="preserve"> הנמצאת תחת כל </w:t>
      </w:r>
      <w:del w:id="65" w:author="Yifat Gastfraind" w:date="2025-01-05T22:14:00Z">
        <w:r w:rsidRPr="000B7441" w:rsidDel="000B7441">
          <w:rPr>
            <w:rFonts w:ascii="Times New Roman" w:hAnsi="Times New Roman" w:hint="cs"/>
            <w:sz w:val="24"/>
            <w:rtl/>
            <w:rPrChange w:id="66" w:author="Yifat Gastfraind" w:date="2025-01-05T22:11:00Z">
              <w:rPr>
                <w:rFonts w:hint="cs"/>
                <w:rtl/>
              </w:rPr>
            </w:rPrChange>
          </w:rPr>
          <w:delText>מבנה</w:delText>
        </w:r>
      </w:del>
      <w:ins w:id="67" w:author="Yifat Gastfraind" w:date="2025-01-05T22:14:00Z">
        <w:r w:rsidR="000B7441">
          <w:rPr>
            <w:rFonts w:ascii="Times New Roman" w:hAnsi="Times New Roman" w:hint="cs"/>
            <w:sz w:val="24"/>
            <w:rtl/>
          </w:rPr>
          <w:t>היררכיה.</w:t>
        </w:r>
      </w:ins>
    </w:p>
    <w:p w14:paraId="56338CE7" w14:textId="7A2BEC18" w:rsidR="00F855EF" w:rsidRPr="000B7441" w:rsidDel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del w:id="68" w:author="Yifat Gastfraind" w:date="2025-01-05T22:11:00Z"/>
          <w:rFonts w:ascii="Times New Roman" w:hAnsi="Times New Roman"/>
          <w:sz w:val="24"/>
          <w:rtl/>
          <w:rPrChange w:id="69" w:author="Yifat Gastfraind" w:date="2025-01-05T22:11:00Z">
            <w:rPr>
              <w:del w:id="70" w:author="Yifat Gastfraind" w:date="2025-01-05T22:11:00Z"/>
              <w:rtl/>
            </w:rPr>
          </w:rPrChange>
        </w:rPr>
        <w:pPrChange w:id="71" w:author="Yifat Gastfraind" w:date="2025-01-05T22:32:00Z">
          <w:pPr>
            <w:pStyle w:val="a9"/>
            <w:jc w:val="both"/>
          </w:pPr>
        </w:pPrChange>
      </w:pPr>
    </w:p>
    <w:p w14:paraId="08B1C75F" w14:textId="53E081D5" w:rsidR="00F855EF" w:rsidRPr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rFonts w:ascii="Times New Roman" w:hAnsi="Times New Roman"/>
          <w:sz w:val="24"/>
          <w:rPrChange w:id="72" w:author="Yifat Gastfraind" w:date="2025-01-05T22:11:00Z">
            <w:rPr/>
          </w:rPrChange>
        </w:rPr>
        <w:pPrChange w:id="73" w:author="Yifat Gastfraind" w:date="2025-01-05T22:32:00Z">
          <w:pPr>
            <w:pStyle w:val="a9"/>
            <w:numPr>
              <w:numId w:val="1"/>
            </w:numPr>
            <w:ind w:left="3960" w:hanging="360"/>
            <w:jc w:val="both"/>
          </w:pPr>
        </w:pPrChange>
      </w:pPr>
      <w:r w:rsidRPr="000B7441">
        <w:rPr>
          <w:rFonts w:ascii="Times New Roman" w:hAnsi="Times New Roman" w:hint="cs"/>
          <w:sz w:val="24"/>
          <w:rtl/>
          <w:rPrChange w:id="74" w:author="Yifat Gastfraind" w:date="2025-01-05T22:11:00Z">
            <w:rPr>
              <w:rFonts w:hint="cs"/>
              <w:rtl/>
            </w:rPr>
          </w:rPrChange>
        </w:rPr>
        <w:t xml:space="preserve">מהתוצאות </w:t>
      </w:r>
      <w:del w:id="75" w:author="Yifat Gastfraind" w:date="2025-01-05T22:14:00Z">
        <w:r w:rsidRPr="000B7441" w:rsidDel="000B7441">
          <w:rPr>
            <w:rFonts w:ascii="Times New Roman" w:hAnsi="Times New Roman" w:hint="cs"/>
            <w:sz w:val="24"/>
            <w:rtl/>
            <w:rPrChange w:id="76" w:author="Yifat Gastfraind" w:date="2025-01-05T22:11:00Z">
              <w:rPr>
                <w:rFonts w:hint="cs"/>
                <w:rtl/>
              </w:rPr>
            </w:rPrChange>
          </w:rPr>
          <w:delText>ניתן ללמוד</w:delText>
        </w:r>
      </w:del>
      <w:ins w:id="77" w:author="Yifat Gastfraind" w:date="2025-01-05T22:14:00Z">
        <w:r w:rsidR="000B7441">
          <w:rPr>
            <w:rFonts w:ascii="Times New Roman" w:hAnsi="Times New Roman" w:hint="cs"/>
            <w:sz w:val="24"/>
            <w:rtl/>
          </w:rPr>
          <w:t>עו</w:t>
        </w:r>
      </w:ins>
      <w:ins w:id="78" w:author="Yifat Gastfraind" w:date="2025-01-05T22:15:00Z">
        <w:r w:rsidR="000B7441">
          <w:rPr>
            <w:rFonts w:ascii="Times New Roman" w:hAnsi="Times New Roman" w:hint="cs"/>
            <w:sz w:val="24"/>
            <w:rtl/>
          </w:rPr>
          <w:t>לה</w:t>
        </w:r>
      </w:ins>
      <w:r w:rsidRPr="000B7441">
        <w:rPr>
          <w:rFonts w:ascii="Times New Roman" w:hAnsi="Times New Roman" w:hint="cs"/>
          <w:sz w:val="24"/>
          <w:rtl/>
          <w:rPrChange w:id="79" w:author="Yifat Gastfraind" w:date="2025-01-05T22:11:00Z">
            <w:rPr>
              <w:rFonts w:hint="cs"/>
              <w:rtl/>
            </w:rPr>
          </w:rPrChange>
        </w:rPr>
        <w:t xml:space="preserve">, כי </w:t>
      </w:r>
      <w:del w:id="80" w:author="Yifat Gastfraind" w:date="2025-01-05T22:14:00Z">
        <w:r w:rsidRPr="000B7441" w:rsidDel="000B7441">
          <w:rPr>
            <w:rFonts w:ascii="Times New Roman" w:hAnsi="Times New Roman" w:hint="cs"/>
            <w:sz w:val="24"/>
            <w:rtl/>
            <w:rPrChange w:id="81" w:author="Yifat Gastfraind" w:date="2025-01-05T22:11:00Z">
              <w:rPr>
                <w:rFonts w:hint="cs"/>
                <w:rtl/>
              </w:rPr>
            </w:rPrChange>
          </w:rPr>
          <w:delText xml:space="preserve">למרות </w:delText>
        </w:r>
      </w:del>
      <w:ins w:id="82" w:author="Yifat Gastfraind" w:date="2025-01-05T22:14:00Z">
        <w:r w:rsidR="000B7441">
          <w:rPr>
            <w:rFonts w:ascii="Times New Roman" w:hAnsi="Times New Roman" w:hint="cs"/>
            <w:sz w:val="24"/>
            <w:rtl/>
          </w:rPr>
          <w:t>על אף</w:t>
        </w:r>
        <w:r w:rsidR="000B7441" w:rsidRPr="000B7441">
          <w:rPr>
            <w:rFonts w:ascii="Times New Roman" w:hAnsi="Times New Roman" w:hint="cs"/>
            <w:sz w:val="24"/>
            <w:rtl/>
            <w:rPrChange w:id="83" w:author="Yifat Gastfraind" w:date="2025-01-05T22:11:00Z">
              <w:rPr>
                <w:rFonts w:hint="cs"/>
                <w:rtl/>
              </w:rPr>
            </w:rPrChange>
          </w:rPr>
          <w:t xml:space="preserve"> </w:t>
        </w:r>
      </w:ins>
      <w:r w:rsidRPr="000B7441">
        <w:rPr>
          <w:rFonts w:ascii="Times New Roman" w:hAnsi="Times New Roman" w:hint="cs"/>
          <w:sz w:val="24"/>
          <w:rtl/>
          <w:rPrChange w:id="84" w:author="Yifat Gastfraind" w:date="2025-01-05T22:11:00Z">
            <w:rPr>
              <w:rFonts w:hint="cs"/>
              <w:rtl/>
            </w:rPr>
          </w:rPrChange>
        </w:rPr>
        <w:t>שהמבנה נשאר דומה בין השנים, כמות התוכן והפירוט ב-2018 גדלה</w:t>
      </w:r>
      <w:del w:id="85" w:author="Yifat Gastfraind" w:date="2025-01-05T22:15:00Z">
        <w:r w:rsidRPr="000B7441" w:rsidDel="000B7441">
          <w:rPr>
            <w:rFonts w:ascii="Times New Roman" w:hAnsi="Times New Roman" w:hint="cs"/>
            <w:sz w:val="24"/>
            <w:rtl/>
            <w:rPrChange w:id="86" w:author="Yifat Gastfraind" w:date="2025-01-05T22:11:00Z">
              <w:rPr>
                <w:rFonts w:hint="cs"/>
                <w:rtl/>
              </w:rPr>
            </w:rPrChange>
          </w:rPr>
          <w:delText xml:space="preserve"> בצורה משמעותית</w:delText>
        </w:r>
      </w:del>
      <w:r w:rsidRPr="000B7441">
        <w:rPr>
          <w:rFonts w:ascii="Times New Roman" w:hAnsi="Times New Roman" w:hint="cs"/>
          <w:sz w:val="24"/>
          <w:rtl/>
          <w:rPrChange w:id="87" w:author="Yifat Gastfraind" w:date="2025-01-05T22:11:00Z">
            <w:rPr>
              <w:rFonts w:hint="cs"/>
              <w:rtl/>
            </w:rPr>
          </w:rPrChange>
        </w:rPr>
        <w:t xml:space="preserve">, </w:t>
      </w:r>
      <w:del w:id="88" w:author="Yifat Gastfraind" w:date="2025-01-05T22:15:00Z">
        <w:r w:rsidRPr="000B7441" w:rsidDel="000B7441">
          <w:rPr>
            <w:rFonts w:ascii="Times New Roman" w:hAnsi="Times New Roman" w:hint="cs"/>
            <w:sz w:val="24"/>
            <w:rtl/>
            <w:rPrChange w:id="89" w:author="Yifat Gastfraind" w:date="2025-01-05T22:11:00Z">
              <w:rPr>
                <w:rFonts w:hint="cs"/>
                <w:rtl/>
              </w:rPr>
            </w:rPrChange>
          </w:rPr>
          <w:delText>מה שעשו</w:delText>
        </w:r>
      </w:del>
      <w:ins w:id="90" w:author="Yifat Gastfraind" w:date="2025-01-05T22:15:00Z">
        <w:r w:rsidR="000B7441">
          <w:rPr>
            <w:rFonts w:ascii="Times New Roman" w:hAnsi="Times New Roman" w:hint="cs"/>
            <w:sz w:val="24"/>
            <w:rtl/>
          </w:rPr>
          <w:t>דבר שעשוי</w:t>
        </w:r>
      </w:ins>
      <w:r w:rsidRPr="000B7441">
        <w:rPr>
          <w:rFonts w:ascii="Times New Roman" w:hAnsi="Times New Roman" w:hint="cs"/>
          <w:sz w:val="24"/>
          <w:rtl/>
          <w:rPrChange w:id="91" w:author="Yifat Gastfraind" w:date="2025-01-05T22:11:00Z">
            <w:rPr>
              <w:rFonts w:hint="cs"/>
              <w:rtl/>
            </w:rPr>
          </w:rPrChange>
        </w:rPr>
        <w:t xml:space="preserve"> להצביע על </w:t>
      </w:r>
      <w:del w:id="92" w:author="Yifat Gastfraind" w:date="2025-01-05T22:15:00Z">
        <w:r w:rsidRPr="000B7441" w:rsidDel="000B7441">
          <w:rPr>
            <w:rFonts w:ascii="Times New Roman" w:hAnsi="Times New Roman" w:hint="cs"/>
            <w:sz w:val="24"/>
            <w:rtl/>
            <w:rPrChange w:id="93" w:author="Yifat Gastfraind" w:date="2025-01-05T22:11:00Z">
              <w:rPr>
                <w:rFonts w:hint="cs"/>
                <w:rtl/>
              </w:rPr>
            </w:rPrChange>
          </w:rPr>
          <w:delText xml:space="preserve">סיבוכים </w:delText>
        </w:r>
      </w:del>
      <w:ins w:id="94" w:author="Yifat Gastfraind" w:date="2025-01-05T22:15:00Z">
        <w:r w:rsidR="000B7441">
          <w:rPr>
            <w:rFonts w:ascii="Times New Roman" w:hAnsi="Times New Roman" w:hint="cs"/>
            <w:sz w:val="24"/>
            <w:rtl/>
          </w:rPr>
          <w:t>מורכבות רבה</w:t>
        </w:r>
        <w:r w:rsidR="000B7441" w:rsidRPr="000B7441">
          <w:rPr>
            <w:rFonts w:ascii="Times New Roman" w:hAnsi="Times New Roman" w:hint="cs"/>
            <w:sz w:val="24"/>
            <w:rtl/>
            <w:rPrChange w:id="95" w:author="Yifat Gastfraind" w:date="2025-01-05T22:11:00Z">
              <w:rPr>
                <w:rFonts w:hint="cs"/>
                <w:rtl/>
              </w:rPr>
            </w:rPrChange>
          </w:rPr>
          <w:t xml:space="preserve"> </w:t>
        </w:r>
      </w:ins>
      <w:del w:id="96" w:author="Yifat Gastfraind" w:date="2025-01-05T22:15:00Z">
        <w:r w:rsidRPr="000B7441" w:rsidDel="000B7441">
          <w:rPr>
            <w:rFonts w:ascii="Times New Roman" w:hAnsi="Times New Roman" w:hint="cs"/>
            <w:sz w:val="24"/>
            <w:rtl/>
            <w:rPrChange w:id="97" w:author="Yifat Gastfraind" w:date="2025-01-05T22:11:00Z">
              <w:rPr>
                <w:rFonts w:hint="cs"/>
                <w:rtl/>
              </w:rPr>
            </w:rPrChange>
          </w:rPr>
          <w:delText>שהתווספו ל</w:delText>
        </w:r>
      </w:del>
      <w:ins w:id="98" w:author="Yifat Gastfraind" w:date="2025-01-05T22:15:00Z">
        <w:r w:rsidR="000B7441">
          <w:rPr>
            <w:rFonts w:ascii="Times New Roman" w:hAnsi="Times New Roman" w:hint="cs"/>
            <w:sz w:val="24"/>
            <w:rtl/>
          </w:rPr>
          <w:t>ב</w:t>
        </w:r>
      </w:ins>
      <w:r w:rsidRPr="000B7441">
        <w:rPr>
          <w:rFonts w:ascii="Times New Roman" w:hAnsi="Times New Roman" w:hint="cs"/>
          <w:sz w:val="24"/>
          <w:rtl/>
          <w:rPrChange w:id="99" w:author="Yifat Gastfraind" w:date="2025-01-05T22:11:00Z">
            <w:rPr>
              <w:rFonts w:hint="cs"/>
              <w:rtl/>
            </w:rPr>
          </w:rPrChange>
        </w:rPr>
        <w:t xml:space="preserve">קוד המס </w:t>
      </w:r>
      <w:ins w:id="100" w:author="Yifat Gastfraind" w:date="2025-01-05T22:15:00Z">
        <w:r w:rsidR="000B7441">
          <w:rPr>
            <w:rFonts w:ascii="Times New Roman" w:hAnsi="Times New Roman" w:hint="cs"/>
            <w:sz w:val="24"/>
            <w:rtl/>
          </w:rPr>
          <w:t>משנת 2018, ביחס לזה של 2017.</w:t>
        </w:r>
      </w:ins>
      <w:del w:id="101" w:author="Yifat Gastfraind" w:date="2025-01-05T22:15:00Z">
        <w:r w:rsidRPr="000B7441" w:rsidDel="000B7441">
          <w:rPr>
            <w:rFonts w:ascii="Times New Roman" w:hAnsi="Times New Roman" w:hint="cs"/>
            <w:sz w:val="24"/>
            <w:rtl/>
            <w:rPrChange w:id="102" w:author="Yifat Gastfraind" w:date="2025-01-05T22:11:00Z">
              <w:rPr>
                <w:rFonts w:hint="cs"/>
                <w:rtl/>
              </w:rPr>
            </w:rPrChange>
          </w:rPr>
          <w:delText>החדש</w:delText>
        </w:r>
      </w:del>
    </w:p>
    <w:p w14:paraId="0F9F8866" w14:textId="020D4FC1" w:rsidR="00F855EF" w:rsidRPr="000B7441" w:rsidDel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del w:id="103" w:author="Yifat Gastfraind" w:date="2025-01-05T22:11:00Z"/>
          <w:rFonts w:ascii="Times New Roman" w:hAnsi="Times New Roman"/>
          <w:sz w:val="24"/>
          <w:rtl/>
          <w:rPrChange w:id="104" w:author="Yifat Gastfraind" w:date="2025-01-05T22:11:00Z">
            <w:rPr>
              <w:del w:id="105" w:author="Yifat Gastfraind" w:date="2025-01-05T22:11:00Z"/>
              <w:rtl/>
            </w:rPr>
          </w:rPrChange>
        </w:rPr>
        <w:pPrChange w:id="106" w:author="Yifat Gastfraind" w:date="2025-01-05T22:32:00Z">
          <w:pPr>
            <w:pStyle w:val="a9"/>
          </w:pPr>
        </w:pPrChange>
      </w:pPr>
    </w:p>
    <w:p w14:paraId="6A34BAFC" w14:textId="53B95C7B" w:rsidR="00F855EF" w:rsidRPr="000B7441" w:rsidDel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del w:id="107" w:author="Yifat Gastfraind" w:date="2025-01-05T22:11:00Z"/>
          <w:rFonts w:ascii="Times New Roman" w:hAnsi="Times New Roman"/>
          <w:sz w:val="24"/>
          <w:rtl/>
          <w:rPrChange w:id="108" w:author="Yifat Gastfraind" w:date="2025-01-05T22:11:00Z">
            <w:rPr>
              <w:del w:id="109" w:author="Yifat Gastfraind" w:date="2025-01-05T22:11:00Z"/>
              <w:rtl/>
            </w:rPr>
          </w:rPrChange>
        </w:rPr>
        <w:pPrChange w:id="110" w:author="Yifat Gastfraind" w:date="2025-01-05T22:32:00Z">
          <w:pPr>
            <w:pStyle w:val="a9"/>
          </w:pPr>
        </w:pPrChange>
      </w:pPr>
    </w:p>
    <w:p w14:paraId="3B84A182" w14:textId="3EEE55A4" w:rsidR="00F855EF" w:rsidRPr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rFonts w:ascii="Times New Roman" w:hAnsi="Times New Roman"/>
          <w:sz w:val="24"/>
          <w:rPrChange w:id="111" w:author="Yifat Gastfraind" w:date="2025-01-05T22:11:00Z">
            <w:rPr/>
          </w:rPrChange>
        </w:rPr>
        <w:pPrChange w:id="112" w:author="Yifat Gastfraind" w:date="2025-01-05T22:32:00Z">
          <w:pPr>
            <w:pStyle w:val="a9"/>
            <w:numPr>
              <w:numId w:val="1"/>
            </w:numPr>
            <w:ind w:left="3960" w:hanging="360"/>
            <w:jc w:val="both"/>
          </w:pPr>
        </w:pPrChange>
      </w:pPr>
      <w:del w:id="113" w:author="Yifat Gastfraind" w:date="2025-01-05T22:15:00Z">
        <w:r w:rsidRPr="000B7441" w:rsidDel="000B7441">
          <w:rPr>
            <w:rFonts w:ascii="Times New Roman" w:hAnsi="Times New Roman" w:hint="cs"/>
            <w:sz w:val="24"/>
            <w:rtl/>
            <w:rPrChange w:id="114" w:author="Yifat Gastfraind" w:date="2025-01-05T22:11:00Z">
              <w:rPr>
                <w:rFonts w:hint="cs"/>
                <w:rtl/>
              </w:rPr>
            </w:rPrChange>
          </w:rPr>
          <w:delText>במהלך</w:delText>
        </w:r>
      </w:del>
      <w:ins w:id="115" w:author="Yifat Gastfraind" w:date="2025-01-05T22:15:00Z">
        <w:r w:rsidR="000B7441">
          <w:rPr>
            <w:rFonts w:ascii="Times New Roman" w:hAnsi="Times New Roman" w:hint="cs"/>
            <w:sz w:val="24"/>
            <w:rtl/>
          </w:rPr>
          <w:t>במסגרת</w:t>
        </w:r>
      </w:ins>
      <w:r w:rsidRPr="000B7441">
        <w:rPr>
          <w:rFonts w:ascii="Times New Roman" w:hAnsi="Times New Roman" w:hint="cs"/>
          <w:sz w:val="24"/>
          <w:rtl/>
          <w:rPrChange w:id="116" w:author="Yifat Gastfraind" w:date="2025-01-05T22:11:00Z">
            <w:rPr>
              <w:rFonts w:hint="cs"/>
              <w:rtl/>
            </w:rPr>
          </w:rPrChange>
        </w:rPr>
        <w:t xml:space="preserve"> ההשוואות בין </w:t>
      </w:r>
      <w:del w:id="117" w:author="Yifat Gastfraind" w:date="2025-01-05T22:16:00Z">
        <w:r w:rsidRPr="000B7441" w:rsidDel="000B7441">
          <w:rPr>
            <w:rFonts w:ascii="Times New Roman" w:hAnsi="Times New Roman" w:hint="cs"/>
            <w:sz w:val="24"/>
            <w:rtl/>
            <w:rPrChange w:id="118" w:author="Yifat Gastfraind" w:date="2025-01-05T22:11:00Z">
              <w:rPr>
                <w:rFonts w:hint="cs"/>
                <w:rtl/>
              </w:rPr>
            </w:rPrChange>
          </w:rPr>
          <w:delText xml:space="preserve">הקודים </w:delText>
        </w:r>
      </w:del>
      <w:ins w:id="119" w:author="Yifat Gastfraind" w:date="2025-01-05T22:16:00Z">
        <w:r w:rsidR="000B7441">
          <w:rPr>
            <w:rFonts w:ascii="Times New Roman" w:hAnsi="Times New Roman" w:hint="cs"/>
            <w:sz w:val="24"/>
            <w:rtl/>
          </w:rPr>
          <w:t>קודי המס</w:t>
        </w:r>
      </w:ins>
      <w:del w:id="120" w:author="Yifat Gastfraind" w:date="2025-01-05T22:16:00Z">
        <w:r w:rsidRPr="000B7441" w:rsidDel="000B7441">
          <w:rPr>
            <w:rFonts w:ascii="Times New Roman" w:hAnsi="Times New Roman" w:hint="cs"/>
            <w:sz w:val="24"/>
            <w:rtl/>
            <w:rPrChange w:id="121" w:author="Yifat Gastfraind" w:date="2025-01-05T22:11:00Z">
              <w:rPr>
                <w:rFonts w:hint="cs"/>
                <w:rtl/>
              </w:rPr>
            </w:rPrChange>
          </w:rPr>
          <w:delText>של</w:delText>
        </w:r>
      </w:del>
      <w:r w:rsidRPr="000B7441">
        <w:rPr>
          <w:rFonts w:ascii="Times New Roman" w:hAnsi="Times New Roman" w:hint="cs"/>
          <w:sz w:val="24"/>
          <w:rtl/>
          <w:rPrChange w:id="122" w:author="Yifat Gastfraind" w:date="2025-01-05T22:11:00Z">
            <w:rPr>
              <w:rFonts w:hint="cs"/>
              <w:rtl/>
            </w:rPr>
          </w:rPrChange>
        </w:rPr>
        <w:t xml:space="preserve"> </w:t>
      </w:r>
      <w:ins w:id="123" w:author="Yifat Gastfraind" w:date="2025-01-05T22:16:00Z">
        <w:r w:rsidR="000B7441">
          <w:rPr>
            <w:rFonts w:ascii="Times New Roman" w:hAnsi="Times New Roman" w:hint="cs"/>
            <w:sz w:val="24"/>
            <w:rtl/>
          </w:rPr>
          <w:t>ל</w:t>
        </w:r>
      </w:ins>
      <w:r w:rsidRPr="000B7441">
        <w:rPr>
          <w:rFonts w:ascii="Times New Roman" w:hAnsi="Times New Roman" w:hint="cs"/>
          <w:sz w:val="24"/>
          <w:rtl/>
          <w:rPrChange w:id="124" w:author="Yifat Gastfraind" w:date="2025-01-05T22:11:00Z">
            <w:rPr>
              <w:rFonts w:hint="cs"/>
              <w:rtl/>
            </w:rPr>
          </w:rPrChange>
        </w:rPr>
        <w:t>שנ</w:t>
      </w:r>
      <w:ins w:id="125" w:author="Yifat Gastfraind" w:date="2025-01-05T22:16:00Z">
        <w:r w:rsidR="000B7441">
          <w:rPr>
            <w:rFonts w:ascii="Times New Roman" w:hAnsi="Times New Roman" w:hint="cs"/>
            <w:sz w:val="24"/>
            <w:rtl/>
          </w:rPr>
          <w:t>ים</w:t>
        </w:r>
      </w:ins>
      <w:del w:id="126" w:author="Yifat Gastfraind" w:date="2025-01-05T22:16:00Z">
        <w:r w:rsidRPr="000B7441" w:rsidDel="000B7441">
          <w:rPr>
            <w:rFonts w:ascii="Times New Roman" w:hAnsi="Times New Roman" w:hint="cs"/>
            <w:sz w:val="24"/>
            <w:rtl/>
            <w:rPrChange w:id="127" w:author="Yifat Gastfraind" w:date="2025-01-05T22:11:00Z">
              <w:rPr>
                <w:rFonts w:hint="cs"/>
                <w:rtl/>
              </w:rPr>
            </w:rPrChange>
          </w:rPr>
          <w:delText>ת</w:delText>
        </w:r>
      </w:del>
      <w:r w:rsidRPr="000B7441">
        <w:rPr>
          <w:rFonts w:ascii="Times New Roman" w:hAnsi="Times New Roman" w:hint="cs"/>
          <w:sz w:val="24"/>
          <w:rtl/>
          <w:rPrChange w:id="128" w:author="Yifat Gastfraind" w:date="2025-01-05T22:11:00Z">
            <w:rPr>
              <w:rFonts w:hint="cs"/>
              <w:rtl/>
            </w:rPr>
          </w:rPrChange>
        </w:rPr>
        <w:t xml:space="preserve"> 2017 ו-2018, זוה</w:t>
      </w:r>
      <w:ins w:id="129" w:author="Yifat Gastfraind" w:date="2025-01-05T22:16:00Z">
        <w:r w:rsidR="000B7441">
          <w:rPr>
            <w:rFonts w:ascii="Times New Roman" w:hAnsi="Times New Roman" w:hint="cs"/>
            <w:sz w:val="24"/>
            <w:rtl/>
          </w:rPr>
          <w:t>ה פער גדול באופן יחסי בין השנים</w:t>
        </w:r>
      </w:ins>
      <w:ins w:id="130" w:author="Yifat Gastfraind" w:date="2025-01-05T22:17:00Z">
        <w:r w:rsidR="000B7441">
          <w:rPr>
            <w:rFonts w:ascii="Times New Roman" w:hAnsi="Times New Roman" w:hint="cs"/>
            <w:sz w:val="24"/>
            <w:rtl/>
          </w:rPr>
          <w:t xml:space="preserve"> בהיבט של כמות המילים וכן, בתוצאות ההתאמות עבור ההיררכי</w:t>
        </w:r>
      </w:ins>
      <w:ins w:id="131" w:author="Yifat Gastfraind" w:date="2025-01-05T22:18:00Z">
        <w:r w:rsidR="000B7441">
          <w:rPr>
            <w:rFonts w:ascii="Times New Roman" w:hAnsi="Times New Roman" w:hint="cs"/>
            <w:sz w:val="24"/>
            <w:rtl/>
          </w:rPr>
          <w:t xml:space="preserve">ות השונות, דבר המחזק את הסברה כי אכן קוד המס לשנת 2018 מורכב יותר. צוין, כי הפער </w:t>
        </w:r>
        <w:proofErr w:type="spellStart"/>
        <w:r w:rsidR="000B7441">
          <w:rPr>
            <w:rFonts w:ascii="Times New Roman" w:hAnsi="Times New Roman" w:hint="cs"/>
            <w:sz w:val="24"/>
            <w:rtl/>
          </w:rPr>
          <w:t>וה"קפיצה</w:t>
        </w:r>
        <w:proofErr w:type="spellEnd"/>
        <w:r w:rsidR="000B7441">
          <w:rPr>
            <w:rFonts w:ascii="Times New Roman" w:hAnsi="Times New Roman" w:hint="cs"/>
            <w:sz w:val="24"/>
            <w:rtl/>
          </w:rPr>
          <w:t>" המ</w:t>
        </w:r>
      </w:ins>
      <w:ins w:id="132" w:author="Yifat Gastfraind" w:date="2025-01-05T22:19:00Z">
        <w:r w:rsidR="000B7441">
          <w:rPr>
            <w:rFonts w:ascii="Times New Roman" w:hAnsi="Times New Roman" w:hint="cs"/>
            <w:sz w:val="24"/>
            <w:rtl/>
          </w:rPr>
          <w:t>שמעותית שהוצגה בניתוח</w:t>
        </w:r>
      </w:ins>
      <w:ins w:id="133" w:author="Yifat Gastfraind" w:date="2025-01-05T22:17:00Z">
        <w:r w:rsidR="000B7441">
          <w:rPr>
            <w:rFonts w:ascii="Times New Roman" w:hAnsi="Times New Roman" w:hint="cs"/>
            <w:sz w:val="24"/>
            <w:rtl/>
          </w:rPr>
          <w:t xml:space="preserve"> ראשי פרקים מסוג "</w:t>
        </w:r>
        <w:r w:rsidR="000B7441">
          <w:rPr>
            <w:rFonts w:ascii="Times New Roman" w:hAnsi="Times New Roman"/>
            <w:sz w:val="24"/>
          </w:rPr>
          <w:t>Part</w:t>
        </w:r>
        <w:r w:rsidR="000B7441">
          <w:rPr>
            <w:rFonts w:ascii="Times New Roman" w:hAnsi="Times New Roman" w:hint="cs"/>
            <w:sz w:val="24"/>
            <w:rtl/>
          </w:rPr>
          <w:t>"</w:t>
        </w:r>
      </w:ins>
      <w:ins w:id="134" w:author="Yifat Gastfraind" w:date="2025-01-05T22:19:00Z">
        <w:r w:rsidR="000B7441">
          <w:rPr>
            <w:rFonts w:ascii="Times New Roman" w:hAnsi="Times New Roman" w:hint="cs"/>
            <w:sz w:val="24"/>
            <w:rtl/>
          </w:rPr>
          <w:t xml:space="preserve">, ככל הנראה, מקורה בכפילות מסוימת שנוצרה </w:t>
        </w:r>
      </w:ins>
      <w:ins w:id="135" w:author="Yifat Gastfraind" w:date="2025-01-05T22:20:00Z">
        <w:r w:rsidR="000B7441">
          <w:rPr>
            <w:rFonts w:ascii="Times New Roman" w:hAnsi="Times New Roman" w:hint="cs"/>
            <w:sz w:val="24"/>
            <w:rtl/>
          </w:rPr>
          <w:t xml:space="preserve">עת שליפת המידע מקובץ ה- </w:t>
        </w:r>
        <w:r w:rsidR="000B7441">
          <w:rPr>
            <w:rFonts w:ascii="Times New Roman" w:hAnsi="Times New Roman" w:hint="cs"/>
            <w:sz w:val="24"/>
          </w:rPr>
          <w:t>PDF</w:t>
        </w:r>
        <w:r w:rsidR="000B7441">
          <w:rPr>
            <w:rFonts w:ascii="Times New Roman" w:hAnsi="Times New Roman" w:hint="cs"/>
            <w:sz w:val="24"/>
            <w:rtl/>
          </w:rPr>
          <w:t xml:space="preserve"> של קוד המס לשנת 2018. הנושא בטיפול ובבדיקה.</w:t>
        </w:r>
      </w:ins>
      <w:del w:id="136" w:author="Yifat Gastfraind" w:date="2025-01-05T22:16:00Z">
        <w:r w:rsidRPr="000B7441" w:rsidDel="000B7441">
          <w:rPr>
            <w:rFonts w:ascii="Times New Roman" w:hAnsi="Times New Roman" w:hint="cs"/>
            <w:sz w:val="24"/>
            <w:rtl/>
            <w:rPrChange w:id="137" w:author="Yifat Gastfraind" w:date="2025-01-05T22:11:00Z">
              <w:rPr>
                <w:rFonts w:hint="cs"/>
                <w:rtl/>
              </w:rPr>
            </w:rPrChange>
          </w:rPr>
          <w:delText xml:space="preserve">ו </w:delText>
        </w:r>
      </w:del>
      <w:del w:id="138" w:author="Yifat Gastfraind" w:date="2025-01-05T22:20:00Z">
        <w:r w:rsidRPr="000B7441" w:rsidDel="000B7441">
          <w:rPr>
            <w:rFonts w:ascii="Times New Roman" w:hAnsi="Times New Roman" w:hint="cs"/>
            <w:sz w:val="24"/>
            <w:rtl/>
            <w:rPrChange w:id="139" w:author="Yifat Gastfraind" w:date="2025-01-05T22:11:00Z">
              <w:rPr>
                <w:rFonts w:hint="cs"/>
                <w:rtl/>
              </w:rPr>
            </w:rPrChange>
          </w:rPr>
          <w:delText>עליות גדולות בחלק מכמות הביטויים בתוך ההיררכיות שונות, אם כי צוין שיש לקחת את התוצאות בעירבון מוגבל, לאור בעיות מסוימות עם פלט הקוד של שנת 2018</w:delText>
        </w:r>
      </w:del>
    </w:p>
    <w:p w14:paraId="56B13CAB" w14:textId="0E92978C" w:rsidR="00F855EF" w:rsidRPr="000B7441" w:rsidDel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del w:id="140" w:author="Yifat Gastfraind" w:date="2025-01-05T22:11:00Z"/>
          <w:rFonts w:ascii="Times New Roman" w:hAnsi="Times New Roman"/>
          <w:sz w:val="24"/>
          <w:rtl/>
          <w:rPrChange w:id="141" w:author="Yifat Gastfraind" w:date="2025-01-05T22:11:00Z">
            <w:rPr>
              <w:del w:id="142" w:author="Yifat Gastfraind" w:date="2025-01-05T22:11:00Z"/>
              <w:rtl/>
              <w:lang w:bidi="he-IL"/>
            </w:rPr>
          </w:rPrChange>
        </w:rPr>
        <w:pPrChange w:id="143" w:author="Yifat Gastfraind" w:date="2025-01-05T22:32:00Z">
          <w:pPr>
            <w:bidi/>
          </w:pPr>
        </w:pPrChange>
      </w:pPr>
    </w:p>
    <w:p w14:paraId="660E892C" w14:textId="67EBE9EB" w:rsidR="00F855EF" w:rsidRPr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rFonts w:ascii="Times New Roman" w:hAnsi="Times New Roman"/>
          <w:sz w:val="24"/>
          <w:rPrChange w:id="144" w:author="Yifat Gastfraind" w:date="2025-01-05T22:11:00Z">
            <w:rPr/>
          </w:rPrChange>
        </w:rPr>
        <w:pPrChange w:id="145" w:author="Yifat Gastfraind" w:date="2025-01-05T22:32:00Z">
          <w:pPr>
            <w:pStyle w:val="a9"/>
            <w:numPr>
              <w:numId w:val="1"/>
            </w:numPr>
            <w:ind w:left="3960" w:hanging="360"/>
            <w:jc w:val="both"/>
          </w:pPr>
        </w:pPrChange>
      </w:pPr>
      <w:r w:rsidRPr="000B7441">
        <w:rPr>
          <w:rFonts w:ascii="Times New Roman" w:hAnsi="Times New Roman" w:hint="cs"/>
          <w:sz w:val="24"/>
          <w:rtl/>
          <w:rPrChange w:id="146" w:author="Yifat Gastfraind" w:date="2025-01-05T22:11:00Z">
            <w:rPr>
              <w:rFonts w:hint="cs"/>
              <w:rtl/>
            </w:rPr>
          </w:rPrChange>
        </w:rPr>
        <w:t xml:space="preserve">תמיר </w:t>
      </w:r>
      <w:del w:id="147" w:author="Yifat Gastfraind" w:date="2025-01-05T22:20:00Z">
        <w:r w:rsidRPr="000B7441" w:rsidDel="000B7441">
          <w:rPr>
            <w:rFonts w:ascii="Times New Roman" w:hAnsi="Times New Roman" w:hint="cs"/>
            <w:sz w:val="24"/>
            <w:rtl/>
            <w:rPrChange w:id="148" w:author="Yifat Gastfraind" w:date="2025-01-05T22:11:00Z">
              <w:rPr>
                <w:rFonts w:hint="cs"/>
                <w:rtl/>
              </w:rPr>
            </w:rPrChange>
          </w:rPr>
          <w:delText xml:space="preserve">אכן </w:delText>
        </w:r>
      </w:del>
      <w:r w:rsidRPr="000B7441">
        <w:rPr>
          <w:rFonts w:ascii="Times New Roman" w:hAnsi="Times New Roman" w:hint="cs"/>
          <w:sz w:val="24"/>
          <w:rtl/>
          <w:rPrChange w:id="149" w:author="Yifat Gastfraind" w:date="2025-01-05T22:11:00Z">
            <w:rPr>
              <w:rFonts w:hint="cs"/>
              <w:rtl/>
            </w:rPr>
          </w:rPrChange>
        </w:rPr>
        <w:t>ציין</w:t>
      </w:r>
      <w:ins w:id="150" w:author="Yifat Gastfraind" w:date="2025-01-05T22:20:00Z">
        <w:r w:rsidR="000B7441">
          <w:rPr>
            <w:rFonts w:ascii="Times New Roman" w:hAnsi="Times New Roman" w:hint="cs"/>
            <w:sz w:val="24"/>
            <w:rtl/>
          </w:rPr>
          <w:t>,</w:t>
        </w:r>
      </w:ins>
      <w:r w:rsidRPr="000B7441">
        <w:rPr>
          <w:rFonts w:ascii="Times New Roman" w:hAnsi="Times New Roman" w:hint="cs"/>
          <w:sz w:val="24"/>
          <w:rtl/>
          <w:rPrChange w:id="151" w:author="Yifat Gastfraind" w:date="2025-01-05T22:11:00Z">
            <w:rPr>
              <w:rFonts w:hint="cs"/>
              <w:rtl/>
            </w:rPr>
          </w:rPrChange>
        </w:rPr>
        <w:t xml:space="preserve"> </w:t>
      </w:r>
      <w:ins w:id="152" w:author="Yifat Gastfraind" w:date="2025-01-05T22:20:00Z">
        <w:r w:rsidR="000B7441">
          <w:rPr>
            <w:rFonts w:ascii="Times New Roman" w:hAnsi="Times New Roman" w:hint="cs"/>
            <w:sz w:val="24"/>
            <w:rtl/>
          </w:rPr>
          <w:t xml:space="preserve">כי </w:t>
        </w:r>
      </w:ins>
      <w:r w:rsidRPr="000B7441">
        <w:rPr>
          <w:rFonts w:ascii="Times New Roman" w:hAnsi="Times New Roman" w:hint="cs"/>
          <w:sz w:val="24"/>
          <w:rtl/>
          <w:rPrChange w:id="153" w:author="Yifat Gastfraind" w:date="2025-01-05T22:11:00Z">
            <w:rPr>
              <w:rFonts w:hint="cs"/>
              <w:rtl/>
            </w:rPr>
          </w:rPrChange>
        </w:rPr>
        <w:t xml:space="preserve">עלייה </w:t>
      </w:r>
      <w:del w:id="154" w:author="Yifat Gastfraind" w:date="2025-01-05T22:20:00Z">
        <w:r w:rsidRPr="000B7441" w:rsidDel="00140089">
          <w:rPr>
            <w:rFonts w:ascii="Times New Roman" w:hAnsi="Times New Roman" w:hint="cs"/>
            <w:sz w:val="24"/>
            <w:rtl/>
            <w:rPrChange w:id="155" w:author="Yifat Gastfraind" w:date="2025-01-05T22:11:00Z">
              <w:rPr>
                <w:rFonts w:hint="cs"/>
                <w:rtl/>
              </w:rPr>
            </w:rPrChange>
          </w:rPr>
          <w:delText xml:space="preserve">במספר </w:delText>
        </w:r>
      </w:del>
      <w:ins w:id="156" w:author="Yifat Gastfraind" w:date="2025-01-05T22:20:00Z">
        <w:r w:rsidR="00140089">
          <w:rPr>
            <w:rFonts w:ascii="Times New Roman" w:hAnsi="Times New Roman" w:hint="cs"/>
            <w:sz w:val="24"/>
            <w:rtl/>
          </w:rPr>
          <w:t>בחלק</w:t>
        </w:r>
        <w:r w:rsidR="00140089" w:rsidRPr="000B7441">
          <w:rPr>
            <w:rFonts w:ascii="Times New Roman" w:hAnsi="Times New Roman" w:hint="cs"/>
            <w:sz w:val="24"/>
            <w:rtl/>
            <w:rPrChange w:id="157" w:author="Yifat Gastfraind" w:date="2025-01-05T22:11:00Z">
              <w:rPr>
                <w:rFonts w:hint="cs"/>
                <w:rtl/>
              </w:rPr>
            </w:rPrChange>
          </w:rPr>
          <w:t xml:space="preserve"> </w:t>
        </w:r>
        <w:r w:rsidR="00140089">
          <w:rPr>
            <w:rFonts w:ascii="Times New Roman" w:hAnsi="Times New Roman" w:hint="cs"/>
            <w:sz w:val="24"/>
            <w:rtl/>
          </w:rPr>
          <w:t>מה</w:t>
        </w:r>
      </w:ins>
      <w:r w:rsidRPr="000B7441">
        <w:rPr>
          <w:rFonts w:ascii="Times New Roman" w:hAnsi="Times New Roman" w:hint="cs"/>
          <w:sz w:val="24"/>
          <w:rtl/>
          <w:rPrChange w:id="158" w:author="Yifat Gastfraind" w:date="2025-01-05T22:11:00Z">
            <w:rPr>
              <w:rFonts w:hint="cs"/>
              <w:rtl/>
            </w:rPr>
          </w:rPrChange>
        </w:rPr>
        <w:t xml:space="preserve">ביטויים </w:t>
      </w:r>
      <w:ins w:id="159" w:author="Yifat Gastfraind" w:date="2025-01-05T22:20:00Z">
        <w:r w:rsidR="00140089">
          <w:rPr>
            <w:rFonts w:ascii="Times New Roman" w:hAnsi="Times New Roman" w:hint="cs"/>
            <w:sz w:val="24"/>
            <w:rtl/>
          </w:rPr>
          <w:t xml:space="preserve">שהוצגו </w:t>
        </w:r>
      </w:ins>
      <w:ins w:id="160" w:author="Yifat Gastfraind" w:date="2025-01-05T22:21:00Z">
        <w:r w:rsidR="00140089">
          <w:rPr>
            <w:rFonts w:ascii="Times New Roman" w:hAnsi="Times New Roman" w:hint="cs"/>
            <w:sz w:val="24"/>
            <w:rtl/>
          </w:rPr>
          <w:t>בניתוח שבוצע (</w:t>
        </w:r>
        <w:r w:rsidR="00140089">
          <w:rPr>
            <w:rFonts w:ascii="Times New Roman" w:hAnsi="Times New Roman"/>
            <w:sz w:val="24"/>
          </w:rPr>
          <w:t>N-Grams</w:t>
        </w:r>
        <w:r w:rsidR="00140089">
          <w:rPr>
            <w:rFonts w:ascii="Times New Roman" w:hAnsi="Times New Roman" w:hint="cs"/>
            <w:sz w:val="24"/>
            <w:rtl/>
          </w:rPr>
          <w:t>)</w:t>
        </w:r>
      </w:ins>
      <w:del w:id="161" w:author="Yifat Gastfraind" w:date="2025-01-05T22:21:00Z">
        <w:r w:rsidRPr="000B7441" w:rsidDel="00140089">
          <w:rPr>
            <w:rFonts w:ascii="Times New Roman" w:hAnsi="Times New Roman" w:hint="cs"/>
            <w:sz w:val="24"/>
            <w:rtl/>
            <w:rPrChange w:id="162" w:author="Yifat Gastfraind" w:date="2025-01-05T22:11:00Z">
              <w:rPr>
                <w:rFonts w:hint="cs"/>
                <w:rtl/>
              </w:rPr>
            </w:rPrChange>
          </w:rPr>
          <w:delText>מתוך פלט הביגרם</w:delText>
        </w:r>
      </w:del>
      <w:r w:rsidRPr="000B7441">
        <w:rPr>
          <w:rFonts w:ascii="Times New Roman" w:hAnsi="Times New Roman" w:hint="cs"/>
          <w:sz w:val="24"/>
          <w:rtl/>
          <w:rPrChange w:id="163" w:author="Yifat Gastfraind" w:date="2025-01-05T22:11:00Z">
            <w:rPr>
              <w:rFonts w:hint="cs"/>
              <w:rtl/>
            </w:rPr>
          </w:rPrChange>
        </w:rPr>
        <w:t xml:space="preserve">, </w:t>
      </w:r>
      <w:del w:id="164" w:author="Yifat Gastfraind" w:date="2025-01-05T22:21:00Z">
        <w:r w:rsidRPr="000B7441" w:rsidDel="00140089">
          <w:rPr>
            <w:rFonts w:ascii="Times New Roman" w:hAnsi="Times New Roman" w:hint="cs"/>
            <w:sz w:val="24"/>
            <w:rtl/>
            <w:rPrChange w:id="165" w:author="Yifat Gastfraind" w:date="2025-01-05T22:11:00Z">
              <w:rPr>
                <w:rFonts w:hint="cs"/>
                <w:rtl/>
              </w:rPr>
            </w:rPrChange>
          </w:rPr>
          <w:delText xml:space="preserve">היכולים </w:delText>
        </w:r>
      </w:del>
      <w:ins w:id="166" w:author="Yifat Gastfraind" w:date="2025-01-05T22:21:00Z">
        <w:r w:rsidR="00140089">
          <w:rPr>
            <w:rFonts w:ascii="Times New Roman" w:hAnsi="Times New Roman" w:hint="cs"/>
            <w:sz w:val="24"/>
            <w:rtl/>
          </w:rPr>
          <w:t>יכולה להעיד</w:t>
        </w:r>
      </w:ins>
      <w:del w:id="167" w:author="Yifat Gastfraind" w:date="2025-01-05T22:21:00Z">
        <w:r w:rsidRPr="000B7441" w:rsidDel="00140089">
          <w:rPr>
            <w:rFonts w:ascii="Times New Roman" w:hAnsi="Times New Roman" w:hint="cs"/>
            <w:sz w:val="24"/>
            <w:rtl/>
            <w:rPrChange w:id="168" w:author="Yifat Gastfraind" w:date="2025-01-05T22:11:00Z">
              <w:rPr>
                <w:rFonts w:hint="cs"/>
                <w:rtl/>
              </w:rPr>
            </w:rPrChange>
          </w:rPr>
          <w:delText>ללמד אותנו</w:delText>
        </w:r>
      </w:del>
      <w:r w:rsidRPr="000B7441">
        <w:rPr>
          <w:rFonts w:ascii="Times New Roman" w:hAnsi="Times New Roman" w:hint="cs"/>
          <w:sz w:val="24"/>
          <w:rtl/>
          <w:rPrChange w:id="169" w:author="Yifat Gastfraind" w:date="2025-01-05T22:11:00Z">
            <w:rPr>
              <w:rFonts w:hint="cs"/>
              <w:rtl/>
            </w:rPr>
          </w:rPrChange>
        </w:rPr>
        <w:t xml:space="preserve"> על שינויים אותם ציפו לראות בקוד המס, לאור ניסוחי החוקים החדשים והרפורמות שנוספו בו.</w:t>
      </w:r>
      <w:ins w:id="170" w:author="Yifat Gastfraind" w:date="2025-01-05T22:22:00Z">
        <w:r w:rsidR="00140089">
          <w:rPr>
            <w:rFonts w:ascii="Times New Roman" w:hAnsi="Times New Roman" w:hint="cs"/>
            <w:sz w:val="24"/>
            <w:rtl/>
          </w:rPr>
          <w:t xml:space="preserve"> לבקשת הצוות, תמיר ודורון יעבירו דוגמאות נוספות לביטויים / רצפי מילים </w:t>
        </w:r>
      </w:ins>
      <w:del w:id="171" w:author="Yifat Gastfraind" w:date="2025-01-05T22:22:00Z">
        <w:r w:rsidRPr="000B7441" w:rsidDel="00140089">
          <w:rPr>
            <w:rFonts w:ascii="Times New Roman" w:hAnsi="Times New Roman" w:hint="cs"/>
            <w:sz w:val="24"/>
            <w:rtl/>
            <w:rPrChange w:id="172" w:author="Yifat Gastfraind" w:date="2025-01-05T22:11:00Z">
              <w:rPr>
                <w:rFonts w:hint="cs"/>
                <w:rtl/>
              </w:rPr>
            </w:rPrChange>
          </w:rPr>
          <w:delText xml:space="preserve"> דובר שבהמשך נקבל ביטויים </w:delText>
        </w:r>
      </w:del>
      <w:r w:rsidRPr="000B7441">
        <w:rPr>
          <w:rFonts w:ascii="Times New Roman" w:hAnsi="Times New Roman" w:hint="cs"/>
          <w:sz w:val="24"/>
          <w:rtl/>
          <w:rPrChange w:id="173" w:author="Yifat Gastfraind" w:date="2025-01-05T22:11:00Z">
            <w:rPr>
              <w:rFonts w:hint="cs"/>
              <w:rtl/>
            </w:rPr>
          </w:rPrChange>
        </w:rPr>
        <w:t>ספציפ</w:t>
      </w:r>
      <w:ins w:id="174" w:author="Yifat Gastfraind" w:date="2025-01-05T22:23:00Z">
        <w:r w:rsidR="00140089">
          <w:rPr>
            <w:rFonts w:ascii="Times New Roman" w:hAnsi="Times New Roman" w:hint="cs"/>
            <w:sz w:val="24"/>
            <w:rtl/>
          </w:rPr>
          <w:t>י</w:t>
        </w:r>
      </w:ins>
      <w:r w:rsidRPr="000B7441">
        <w:rPr>
          <w:rFonts w:ascii="Times New Roman" w:hAnsi="Times New Roman" w:hint="cs"/>
          <w:sz w:val="24"/>
          <w:rtl/>
          <w:rPrChange w:id="175" w:author="Yifat Gastfraind" w:date="2025-01-05T22:11:00Z">
            <w:rPr>
              <w:rFonts w:hint="cs"/>
              <w:rtl/>
            </w:rPr>
          </w:rPrChange>
        </w:rPr>
        <w:t xml:space="preserve">ים, </w:t>
      </w:r>
      <w:ins w:id="176" w:author="Yifat Gastfraind" w:date="2025-01-05T22:23:00Z">
        <w:r w:rsidR="00140089">
          <w:rPr>
            <w:rFonts w:ascii="Times New Roman" w:hAnsi="Times New Roman" w:hint="cs"/>
            <w:sz w:val="24"/>
            <w:rtl/>
          </w:rPr>
          <w:t>אשר יהוו "עוגנים" בניתוח נוסף דומה שיבוצע על תוכן הפסקאות, בין קודי המס לשנים השונות.</w:t>
        </w:r>
      </w:ins>
      <w:del w:id="177" w:author="Yifat Gastfraind" w:date="2025-01-05T22:23:00Z">
        <w:r w:rsidRPr="000B7441" w:rsidDel="00140089">
          <w:rPr>
            <w:rFonts w:ascii="Times New Roman" w:hAnsi="Times New Roman" w:hint="cs"/>
            <w:sz w:val="24"/>
            <w:rtl/>
            <w:rPrChange w:id="178" w:author="Yifat Gastfraind" w:date="2025-01-05T22:11:00Z">
              <w:rPr>
                <w:rFonts w:hint="cs"/>
                <w:rtl/>
              </w:rPr>
            </w:rPrChange>
          </w:rPr>
          <w:delText>אותם נחפש בקודי המס השונים</w:delText>
        </w:r>
      </w:del>
    </w:p>
    <w:p w14:paraId="76E786F2" w14:textId="230CCA65" w:rsidR="00F855EF" w:rsidRPr="000B7441" w:rsidDel="00140089" w:rsidRDefault="00140089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del w:id="179" w:author="Yifat Gastfraind" w:date="2025-01-05T22:23:00Z"/>
          <w:rFonts w:ascii="Times New Roman" w:hAnsi="Times New Roman"/>
          <w:sz w:val="24"/>
          <w:rtl/>
          <w:rPrChange w:id="180" w:author="Yifat Gastfraind" w:date="2025-01-05T22:11:00Z">
            <w:rPr>
              <w:del w:id="181" w:author="Yifat Gastfraind" w:date="2025-01-05T22:23:00Z"/>
              <w:rtl/>
              <w:lang w:bidi="he-IL"/>
            </w:rPr>
          </w:rPrChange>
        </w:rPr>
        <w:pPrChange w:id="182" w:author="Yifat Gastfraind" w:date="2025-01-05T22:32:00Z">
          <w:pPr>
            <w:bidi/>
          </w:pPr>
        </w:pPrChange>
      </w:pPr>
      <w:ins w:id="183" w:author="Yifat Gastfraind" w:date="2025-01-05T22:26:00Z">
        <w:r>
          <w:rPr>
            <w:rFonts w:ascii="Times New Roman" w:hAnsi="Times New Roman" w:hint="cs"/>
            <w:sz w:val="24"/>
            <w:rtl/>
          </w:rPr>
          <w:t>אור ציין, כי ש</w:t>
        </w:r>
      </w:ins>
      <w:ins w:id="184" w:author="Yifat Gastfraind" w:date="2025-01-05T22:27:00Z">
        <w:r>
          <w:rPr>
            <w:rFonts w:ascii="Times New Roman" w:hAnsi="Times New Roman" w:hint="cs"/>
            <w:sz w:val="24"/>
            <w:rtl/>
          </w:rPr>
          <w:t xml:space="preserve"> לנרמל את </w:t>
        </w:r>
      </w:ins>
    </w:p>
    <w:p w14:paraId="6EEF8C55" w14:textId="0A72F897" w:rsidR="00F855EF" w:rsidRPr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rFonts w:ascii="Times New Roman" w:hAnsi="Times New Roman"/>
          <w:sz w:val="24"/>
          <w:rPrChange w:id="185" w:author="Yifat Gastfraind" w:date="2025-01-05T22:11:00Z">
            <w:rPr/>
          </w:rPrChange>
        </w:rPr>
        <w:pPrChange w:id="186" w:author="Yifat Gastfraind" w:date="2025-01-05T22:32:00Z">
          <w:pPr>
            <w:pStyle w:val="a9"/>
            <w:numPr>
              <w:numId w:val="1"/>
            </w:numPr>
            <w:ind w:left="3960" w:hanging="360"/>
            <w:jc w:val="both"/>
          </w:pPr>
        </w:pPrChange>
      </w:pPr>
      <w:del w:id="187" w:author="Yifat Gastfraind" w:date="2025-01-05T22:26:00Z">
        <w:r w:rsidRPr="000B7441" w:rsidDel="00140089">
          <w:rPr>
            <w:rFonts w:ascii="Times New Roman" w:hAnsi="Times New Roman" w:hint="cs"/>
            <w:sz w:val="24"/>
            <w:rtl/>
            <w:rPrChange w:id="188" w:author="Yifat Gastfraind" w:date="2025-01-05T22:11:00Z">
              <w:rPr>
                <w:rFonts w:hint="cs"/>
                <w:rtl/>
              </w:rPr>
            </w:rPrChange>
          </w:rPr>
          <w:delText>ב</w:delText>
        </w:r>
      </w:del>
      <w:del w:id="189" w:author="Yifat Gastfraind" w:date="2025-01-05T22:27:00Z">
        <w:r w:rsidRPr="000B7441" w:rsidDel="00140089">
          <w:rPr>
            <w:rFonts w:ascii="Times New Roman" w:hAnsi="Times New Roman" w:hint="cs"/>
            <w:sz w:val="24"/>
            <w:rtl/>
            <w:rPrChange w:id="190" w:author="Yifat Gastfraind" w:date="2025-01-05T22:11:00Z">
              <w:rPr>
                <w:rFonts w:hint="cs"/>
                <w:rtl/>
              </w:rPr>
            </w:rPrChange>
          </w:rPr>
          <w:delText xml:space="preserve">מהלך המעבר על </w:delText>
        </w:r>
      </w:del>
      <w:r w:rsidRPr="000B7441">
        <w:rPr>
          <w:rFonts w:ascii="Times New Roman" w:hAnsi="Times New Roman" w:hint="cs"/>
          <w:sz w:val="24"/>
          <w:rtl/>
          <w:rPrChange w:id="191" w:author="Yifat Gastfraind" w:date="2025-01-05T22:11:00Z">
            <w:rPr>
              <w:rFonts w:hint="cs"/>
              <w:rtl/>
            </w:rPr>
          </w:rPrChange>
        </w:rPr>
        <w:t xml:space="preserve">תוצאות </w:t>
      </w:r>
      <w:ins w:id="192" w:author="Yifat Gastfraind" w:date="2025-01-05T22:27:00Z">
        <w:r w:rsidR="00140089">
          <w:rPr>
            <w:rFonts w:ascii="Times New Roman" w:hAnsi="Times New Roman" w:hint="cs"/>
            <w:sz w:val="24"/>
            <w:rtl/>
          </w:rPr>
          <w:t xml:space="preserve">הניתוח הסמנטי בוצע על כותרות דומות, על בסיס מודל </w:t>
        </w:r>
        <w:proofErr w:type="spellStart"/>
        <w:r w:rsidR="00140089">
          <w:rPr>
            <w:rFonts w:ascii="Times New Roman" w:hAnsi="Times New Roman"/>
            <w:sz w:val="24"/>
          </w:rPr>
          <w:t>LaBERT</w:t>
        </w:r>
        <w:proofErr w:type="spellEnd"/>
        <w:r w:rsidR="00140089">
          <w:rPr>
            <w:rFonts w:ascii="Times New Roman" w:hAnsi="Times New Roman" w:hint="cs"/>
            <w:sz w:val="24"/>
            <w:rtl/>
          </w:rPr>
          <w:t xml:space="preserve">, </w:t>
        </w:r>
      </w:ins>
      <w:del w:id="193" w:author="Yifat Gastfraind" w:date="2025-01-05T22:27:00Z">
        <w:r w:rsidRPr="000B7441" w:rsidDel="00140089">
          <w:rPr>
            <w:rFonts w:ascii="Times New Roman" w:hAnsi="Times New Roman" w:hint="cs"/>
            <w:sz w:val="24"/>
            <w:rtl/>
            <w:rPrChange w:id="194" w:author="Yifat Gastfraind" w:date="2025-01-05T22:11:00Z">
              <w:rPr>
                <w:rFonts w:hint="cs"/>
                <w:rtl/>
              </w:rPr>
            </w:rPrChange>
          </w:rPr>
          <w:delText xml:space="preserve">הסימלירטי השונות של אלגוריתם אגנוסטיק, הוחלט שיש צורך </w:delText>
        </w:r>
      </w:del>
      <w:ins w:id="195" w:author="Yifat Gastfraind" w:date="2025-01-05T22:27:00Z">
        <w:r w:rsidR="00140089">
          <w:rPr>
            <w:rFonts w:ascii="Times New Roman" w:hAnsi="Times New Roman" w:hint="cs"/>
            <w:sz w:val="24"/>
            <w:rtl/>
          </w:rPr>
          <w:t>ו</w:t>
        </w:r>
      </w:ins>
      <w:ins w:id="196" w:author="Yifat Gastfraind" w:date="2025-01-05T22:28:00Z">
        <w:r w:rsidR="00140089">
          <w:rPr>
            <w:rFonts w:ascii="Times New Roman" w:hAnsi="Times New Roman" w:hint="cs"/>
            <w:sz w:val="24"/>
            <w:rtl/>
          </w:rPr>
          <w:t>להציג</w:t>
        </w:r>
      </w:ins>
      <w:del w:id="197" w:author="Yifat Gastfraind" w:date="2025-01-05T22:28:00Z">
        <w:r w:rsidRPr="000B7441" w:rsidDel="00140089">
          <w:rPr>
            <w:rFonts w:ascii="Times New Roman" w:hAnsi="Times New Roman" w:hint="cs"/>
            <w:sz w:val="24"/>
            <w:rtl/>
            <w:rPrChange w:id="198" w:author="Yifat Gastfraind" w:date="2025-01-05T22:11:00Z">
              <w:rPr>
                <w:rFonts w:hint="cs"/>
                <w:rtl/>
              </w:rPr>
            </w:rPrChange>
          </w:rPr>
          <w:delText>להוסיף</w:delText>
        </w:r>
      </w:del>
      <w:ins w:id="199" w:author="Yifat Gastfraind" w:date="2025-01-05T22:28:00Z">
        <w:r w:rsidR="00140089">
          <w:rPr>
            <w:rFonts w:ascii="Times New Roman" w:hAnsi="Times New Roman" w:hint="cs"/>
            <w:sz w:val="24"/>
            <w:rtl/>
          </w:rPr>
          <w:t xml:space="preserve"> התוצאות במונחי </w:t>
        </w:r>
      </w:ins>
      <w:ins w:id="200" w:author="Yifat Gastfraind" w:date="2025-01-05T22:29:00Z">
        <w:r w:rsidR="00140089" w:rsidRPr="00140089">
          <w:rPr>
            <w:rFonts w:ascii="Times New Roman" w:hAnsi="Times New Roman"/>
            <w:sz w:val="24"/>
          </w:rPr>
          <w:t>cosine similarity</w:t>
        </w:r>
      </w:ins>
      <w:del w:id="201" w:author="Yifat Gastfraind" w:date="2025-01-05T22:29:00Z">
        <w:r w:rsidRPr="000B7441" w:rsidDel="00140089">
          <w:rPr>
            <w:rFonts w:ascii="Times New Roman" w:hAnsi="Times New Roman" w:hint="cs"/>
            <w:sz w:val="24"/>
            <w:rtl/>
            <w:rPrChange w:id="202" w:author="Yifat Gastfraind" w:date="2025-01-05T22:11:00Z">
              <w:rPr>
                <w:rFonts w:hint="cs"/>
                <w:rtl/>
              </w:rPr>
            </w:rPrChange>
          </w:rPr>
          <w:delText xml:space="preserve"> גם את קוסין סימלירטי למדד התוצאות</w:delText>
        </w:r>
      </w:del>
      <w:r w:rsidRPr="000B7441">
        <w:rPr>
          <w:rFonts w:ascii="Times New Roman" w:hAnsi="Times New Roman" w:hint="cs"/>
          <w:sz w:val="24"/>
          <w:rtl/>
          <w:rPrChange w:id="203" w:author="Yifat Gastfraind" w:date="2025-01-05T22:11:00Z">
            <w:rPr>
              <w:rFonts w:hint="cs"/>
              <w:rtl/>
            </w:rPr>
          </w:rPrChange>
        </w:rPr>
        <w:t xml:space="preserve">, </w:t>
      </w:r>
      <w:del w:id="204" w:author="Yifat Gastfraind" w:date="2025-01-05T22:29:00Z">
        <w:r w:rsidRPr="000B7441" w:rsidDel="00140089">
          <w:rPr>
            <w:rFonts w:ascii="Times New Roman" w:hAnsi="Times New Roman" w:hint="cs"/>
            <w:sz w:val="24"/>
            <w:rtl/>
            <w:rPrChange w:id="205" w:author="Yifat Gastfraind" w:date="2025-01-05T22:11:00Z">
              <w:rPr>
                <w:rFonts w:hint="cs"/>
                <w:rtl/>
              </w:rPr>
            </w:rPrChange>
          </w:rPr>
          <w:delText>כדי להעיד</w:delText>
        </w:r>
      </w:del>
      <w:ins w:id="206" w:author="Yifat Gastfraind" w:date="2025-01-05T22:30:00Z">
        <w:r w:rsidR="00140089">
          <w:rPr>
            <w:rFonts w:ascii="Times New Roman" w:hAnsi="Times New Roman" w:hint="cs"/>
            <w:sz w:val="24"/>
            <w:rtl/>
          </w:rPr>
          <w:t>המייצגים את</w:t>
        </w:r>
      </w:ins>
      <w:ins w:id="207" w:author="Yifat Gastfraind" w:date="2025-01-05T22:29:00Z">
        <w:r w:rsidR="00140089">
          <w:rPr>
            <w:rFonts w:ascii="Times New Roman" w:hAnsi="Times New Roman" w:hint="cs"/>
            <w:sz w:val="24"/>
            <w:rtl/>
          </w:rPr>
          <w:t xml:space="preserve"> הקש</w:t>
        </w:r>
      </w:ins>
      <w:ins w:id="208" w:author="Yifat Gastfraind" w:date="2025-01-05T22:30:00Z">
        <w:r w:rsidR="00140089">
          <w:rPr>
            <w:rFonts w:ascii="Times New Roman" w:hAnsi="Times New Roman" w:hint="cs"/>
            <w:sz w:val="24"/>
            <w:rtl/>
          </w:rPr>
          <w:t xml:space="preserve">רים בין הביטויים </w:t>
        </w:r>
      </w:ins>
      <w:del w:id="209" w:author="Yifat Gastfraind" w:date="2025-01-05T22:30:00Z">
        <w:r w:rsidRPr="000B7441" w:rsidDel="00140089">
          <w:rPr>
            <w:rFonts w:ascii="Times New Roman" w:hAnsi="Times New Roman" w:hint="cs"/>
            <w:sz w:val="24"/>
            <w:rtl/>
            <w:rPrChange w:id="210" w:author="Yifat Gastfraind" w:date="2025-01-05T22:11:00Z">
              <w:rPr>
                <w:rFonts w:hint="cs"/>
                <w:rtl/>
              </w:rPr>
            </w:rPrChange>
          </w:rPr>
          <w:delText xml:space="preserve"> </w:delText>
        </w:r>
      </w:del>
      <w:r w:rsidRPr="000B7441">
        <w:rPr>
          <w:rFonts w:ascii="Times New Roman" w:hAnsi="Times New Roman" w:hint="cs"/>
          <w:sz w:val="24"/>
          <w:rtl/>
          <w:rPrChange w:id="211" w:author="Yifat Gastfraind" w:date="2025-01-05T22:11:00Z">
            <w:rPr>
              <w:rFonts w:hint="cs"/>
              <w:rtl/>
            </w:rPr>
          </w:rPrChange>
        </w:rPr>
        <w:t>בצורה טובה יותר</w:t>
      </w:r>
      <w:ins w:id="212" w:author="Yifat Gastfraind" w:date="2025-01-05T22:30:00Z">
        <w:r w:rsidR="00140089">
          <w:rPr>
            <w:rFonts w:ascii="Times New Roman" w:hAnsi="Times New Roman" w:hint="cs"/>
            <w:sz w:val="24"/>
            <w:rtl/>
          </w:rPr>
          <w:t>.</w:t>
        </w:r>
      </w:ins>
      <w:del w:id="213" w:author="Yifat Gastfraind" w:date="2025-01-05T22:30:00Z">
        <w:r w:rsidRPr="000B7441" w:rsidDel="00140089">
          <w:rPr>
            <w:rFonts w:ascii="Times New Roman" w:hAnsi="Times New Roman" w:hint="cs"/>
            <w:sz w:val="24"/>
            <w:rtl/>
            <w:rPrChange w:id="214" w:author="Yifat Gastfraind" w:date="2025-01-05T22:11:00Z">
              <w:rPr>
                <w:rFonts w:hint="cs"/>
                <w:rtl/>
              </w:rPr>
            </w:rPrChange>
          </w:rPr>
          <w:delText xml:space="preserve"> על הקשרים בין הביטויים.</w:delText>
        </w:r>
      </w:del>
    </w:p>
    <w:p w14:paraId="646F9807" w14:textId="3CAB551C" w:rsidR="00F855EF" w:rsidRPr="000B7441" w:rsidDel="00140089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del w:id="215" w:author="Yifat Gastfraind" w:date="2025-01-05T22:24:00Z"/>
          <w:rFonts w:ascii="Times New Roman" w:hAnsi="Times New Roman"/>
          <w:sz w:val="24"/>
          <w:rtl/>
          <w:rPrChange w:id="216" w:author="Yifat Gastfraind" w:date="2025-01-05T22:11:00Z">
            <w:rPr>
              <w:del w:id="217" w:author="Yifat Gastfraind" w:date="2025-01-05T22:24:00Z"/>
              <w:rtl/>
            </w:rPr>
          </w:rPrChange>
        </w:rPr>
        <w:pPrChange w:id="218" w:author="Yifat Gastfraind" w:date="2025-01-05T22:32:00Z">
          <w:pPr>
            <w:pStyle w:val="a9"/>
          </w:pPr>
        </w:pPrChange>
      </w:pPr>
    </w:p>
    <w:p w14:paraId="079118C3" w14:textId="2263E115" w:rsidR="00F855EF" w:rsidRPr="000B7441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rFonts w:ascii="Times New Roman" w:hAnsi="Times New Roman"/>
          <w:sz w:val="24"/>
          <w:rPrChange w:id="219" w:author="Yifat Gastfraind" w:date="2025-01-05T22:11:00Z">
            <w:rPr/>
          </w:rPrChange>
        </w:rPr>
        <w:pPrChange w:id="220" w:author="Yifat Gastfraind" w:date="2025-01-05T22:32:00Z">
          <w:pPr>
            <w:pStyle w:val="a9"/>
            <w:numPr>
              <w:numId w:val="1"/>
            </w:numPr>
            <w:ind w:left="3960" w:hanging="360"/>
            <w:jc w:val="both"/>
          </w:pPr>
        </w:pPrChange>
      </w:pPr>
      <w:del w:id="221" w:author="Yifat Gastfraind" w:date="2025-01-05T22:24:00Z">
        <w:r w:rsidRPr="000B7441" w:rsidDel="00140089">
          <w:rPr>
            <w:rFonts w:ascii="Times New Roman" w:hAnsi="Times New Roman" w:hint="cs"/>
            <w:sz w:val="24"/>
            <w:rtl/>
            <w:rPrChange w:id="222" w:author="Yifat Gastfraind" w:date="2025-01-05T22:11:00Z">
              <w:rPr>
                <w:rFonts w:hint="cs"/>
                <w:rtl/>
              </w:rPr>
            </w:rPrChange>
          </w:rPr>
          <w:delText xml:space="preserve">לבסוף, </w:delText>
        </w:r>
      </w:del>
      <w:r w:rsidRPr="000B7441">
        <w:rPr>
          <w:rFonts w:ascii="Times New Roman" w:hAnsi="Times New Roman" w:hint="cs"/>
          <w:sz w:val="24"/>
          <w:rtl/>
          <w:rPrChange w:id="223" w:author="Yifat Gastfraind" w:date="2025-01-05T22:11:00Z">
            <w:rPr>
              <w:rFonts w:hint="cs"/>
              <w:rtl/>
            </w:rPr>
          </w:rPrChange>
        </w:rPr>
        <w:t xml:space="preserve">סוכם </w:t>
      </w:r>
      <w:del w:id="224" w:author="Yifat Gastfraind" w:date="2025-01-05T22:30:00Z">
        <w:r w:rsidRPr="000B7441" w:rsidDel="00140089">
          <w:rPr>
            <w:rFonts w:ascii="Times New Roman" w:hAnsi="Times New Roman" w:hint="cs"/>
            <w:sz w:val="24"/>
            <w:rtl/>
            <w:rPrChange w:id="225" w:author="Yifat Gastfraind" w:date="2025-01-05T22:11:00Z">
              <w:rPr>
                <w:rFonts w:hint="cs"/>
                <w:rtl/>
              </w:rPr>
            </w:rPrChange>
          </w:rPr>
          <w:delText>שלקראת תחילת העבודה</w:delText>
        </w:r>
      </w:del>
      <w:ins w:id="226" w:author="Yifat Gastfraind" w:date="2025-01-05T22:30:00Z">
        <w:r w:rsidR="00140089">
          <w:rPr>
            <w:rFonts w:ascii="Times New Roman" w:hAnsi="Times New Roman" w:hint="cs"/>
            <w:sz w:val="24"/>
            <w:rtl/>
          </w:rPr>
          <w:t>כי כתיבת</w:t>
        </w:r>
      </w:ins>
      <w:del w:id="227" w:author="Yifat Gastfraind" w:date="2025-01-05T22:30:00Z">
        <w:r w:rsidRPr="000B7441" w:rsidDel="00140089">
          <w:rPr>
            <w:rFonts w:ascii="Times New Roman" w:hAnsi="Times New Roman" w:hint="cs"/>
            <w:sz w:val="24"/>
            <w:rtl/>
            <w:rPrChange w:id="228" w:author="Yifat Gastfraind" w:date="2025-01-05T22:11:00Z">
              <w:rPr>
                <w:rFonts w:hint="cs"/>
                <w:rtl/>
              </w:rPr>
            </w:rPrChange>
          </w:rPr>
          <w:delText xml:space="preserve"> על הכתיבה</w:delText>
        </w:r>
      </w:del>
      <w:ins w:id="229" w:author="Yifat Gastfraind" w:date="2025-01-05T22:30:00Z">
        <w:r w:rsidR="00140089">
          <w:rPr>
            <w:rFonts w:ascii="Times New Roman" w:hAnsi="Times New Roman" w:hint="cs"/>
            <w:sz w:val="24"/>
            <w:rtl/>
          </w:rPr>
          <w:t xml:space="preserve"> </w:t>
        </w:r>
      </w:ins>
      <w:ins w:id="230" w:author="Yifat Gastfraind" w:date="2025-01-05T22:31:00Z">
        <w:r w:rsidR="00530227">
          <w:rPr>
            <w:rFonts w:ascii="Times New Roman" w:hAnsi="Times New Roman" w:hint="cs"/>
            <w:sz w:val="24"/>
            <w:rtl/>
          </w:rPr>
          <w:t>החלק ב</w:t>
        </w:r>
      </w:ins>
      <w:ins w:id="231" w:author="Yifat Gastfraind" w:date="2025-01-05T22:30:00Z">
        <w:r w:rsidR="00140089">
          <w:rPr>
            <w:rFonts w:ascii="Times New Roman" w:hAnsi="Times New Roman" w:hint="cs"/>
            <w:sz w:val="24"/>
            <w:rtl/>
          </w:rPr>
          <w:t>מאמר</w:t>
        </w:r>
      </w:ins>
      <w:ins w:id="232" w:author="Yifat Gastfraind" w:date="2025-01-05T22:31:00Z">
        <w:r w:rsidR="00530227">
          <w:rPr>
            <w:rFonts w:ascii="Times New Roman" w:hAnsi="Times New Roman" w:hint="cs"/>
            <w:sz w:val="24"/>
            <w:rtl/>
          </w:rPr>
          <w:t xml:space="preserve"> המתייחס למודלי השפה ולניתוח שבוצע, ייכתב </w:t>
        </w:r>
      </w:ins>
      <w:del w:id="233" w:author="Yifat Gastfraind" w:date="2025-01-05T22:31:00Z">
        <w:r w:rsidRPr="000B7441" w:rsidDel="00530227">
          <w:rPr>
            <w:rFonts w:ascii="Times New Roman" w:hAnsi="Times New Roman" w:hint="cs"/>
            <w:sz w:val="24"/>
            <w:rtl/>
            <w:rPrChange w:id="234" w:author="Yifat Gastfraind" w:date="2025-01-05T22:11:00Z">
              <w:rPr>
                <w:rFonts w:hint="cs"/>
                <w:rtl/>
              </w:rPr>
            </w:rPrChange>
          </w:rPr>
          <w:delText xml:space="preserve"> למחקר עצמו, יש לשמור על עניינות</w:delText>
        </w:r>
      </w:del>
      <w:ins w:id="235" w:author="Yifat Gastfraind" w:date="2025-01-05T22:31:00Z">
        <w:r w:rsidR="00530227">
          <w:rPr>
            <w:rFonts w:ascii="Times New Roman" w:hAnsi="Times New Roman" w:hint="cs"/>
            <w:sz w:val="24"/>
            <w:rtl/>
          </w:rPr>
          <w:t>בלשון שאינה טכנולוגית לגמרי ותוצג באופן שיאפש</w:t>
        </w:r>
      </w:ins>
      <w:ins w:id="236" w:author="Yifat Gastfraind" w:date="2025-01-05T22:32:00Z">
        <w:r w:rsidR="00530227">
          <w:rPr>
            <w:rFonts w:ascii="Times New Roman" w:hAnsi="Times New Roman" w:hint="cs"/>
            <w:sz w:val="24"/>
            <w:rtl/>
          </w:rPr>
          <w:t>ר לקורא הסביר, גם כזה שאינו</w:t>
        </w:r>
      </w:ins>
      <w:del w:id="237" w:author="Yifat Gastfraind" w:date="2025-01-05T22:32:00Z">
        <w:r w:rsidRPr="000B7441" w:rsidDel="00530227">
          <w:rPr>
            <w:rFonts w:ascii="Times New Roman" w:hAnsi="Times New Roman" w:hint="cs"/>
            <w:sz w:val="24"/>
            <w:rtl/>
            <w:rPrChange w:id="238" w:author="Yifat Gastfraind" w:date="2025-01-05T22:11:00Z">
              <w:rPr>
                <w:rFonts w:hint="cs"/>
                <w:rtl/>
              </w:rPr>
            </w:rPrChange>
          </w:rPr>
          <w:delText xml:space="preserve"> ורמת תוכן שתובן גם לקורא שאינו בא</w:delText>
        </w:r>
      </w:del>
      <w:ins w:id="239" w:author="Yifat Gastfraind" w:date="2025-01-05T22:32:00Z">
        <w:r w:rsidR="00530227">
          <w:rPr>
            <w:rFonts w:ascii="Times New Roman" w:hAnsi="Times New Roman" w:hint="cs"/>
            <w:sz w:val="24"/>
            <w:rtl/>
          </w:rPr>
          <w:t xml:space="preserve"> בקיא</w:t>
        </w:r>
      </w:ins>
      <w:r w:rsidRPr="000B7441">
        <w:rPr>
          <w:rFonts w:ascii="Times New Roman" w:hAnsi="Times New Roman" w:hint="cs"/>
          <w:sz w:val="24"/>
          <w:rtl/>
          <w:rPrChange w:id="240" w:author="Yifat Gastfraind" w:date="2025-01-05T22:11:00Z">
            <w:rPr>
              <w:rFonts w:hint="cs"/>
              <w:rtl/>
            </w:rPr>
          </w:rPrChange>
        </w:rPr>
        <w:t xml:space="preserve"> </w:t>
      </w:r>
      <w:del w:id="241" w:author="Yifat Gastfraind" w:date="2025-01-05T22:32:00Z">
        <w:r w:rsidRPr="000B7441" w:rsidDel="00530227">
          <w:rPr>
            <w:rFonts w:ascii="Times New Roman" w:hAnsi="Times New Roman" w:hint="cs"/>
            <w:sz w:val="24"/>
            <w:rtl/>
            <w:rPrChange w:id="242" w:author="Yifat Gastfraind" w:date="2025-01-05T22:11:00Z">
              <w:rPr>
                <w:rFonts w:hint="cs"/>
                <w:rtl/>
              </w:rPr>
            </w:rPrChange>
          </w:rPr>
          <w:delText>מ</w:delText>
        </w:r>
      </w:del>
      <w:ins w:id="243" w:author="Yifat Gastfraind" w:date="2025-01-05T22:32:00Z">
        <w:r w:rsidR="00530227">
          <w:rPr>
            <w:rFonts w:ascii="Times New Roman" w:hAnsi="Times New Roman" w:hint="cs"/>
            <w:sz w:val="24"/>
            <w:rtl/>
          </w:rPr>
          <w:t>ב</w:t>
        </w:r>
      </w:ins>
      <w:r w:rsidRPr="000B7441">
        <w:rPr>
          <w:rFonts w:ascii="Times New Roman" w:hAnsi="Times New Roman" w:hint="cs"/>
          <w:sz w:val="24"/>
          <w:rtl/>
          <w:rPrChange w:id="244" w:author="Yifat Gastfraind" w:date="2025-01-05T22:11:00Z">
            <w:rPr>
              <w:rFonts w:hint="cs"/>
              <w:rtl/>
            </w:rPr>
          </w:rPrChange>
        </w:rPr>
        <w:t>תחומי האלגוריתמים בהם אנו עוסקים</w:t>
      </w:r>
      <w:ins w:id="245" w:author="Yifat Gastfraind" w:date="2025-01-05T22:32:00Z">
        <w:r w:rsidR="00530227">
          <w:rPr>
            <w:rFonts w:ascii="Times New Roman" w:hAnsi="Times New Roman" w:hint="cs"/>
            <w:sz w:val="24"/>
            <w:rtl/>
          </w:rPr>
          <w:t>, להבין את המודל ברמה הכללית</w:t>
        </w:r>
      </w:ins>
      <w:r w:rsidRPr="000B7441">
        <w:rPr>
          <w:rFonts w:ascii="Times New Roman" w:hAnsi="Times New Roman" w:hint="cs"/>
          <w:sz w:val="24"/>
          <w:rtl/>
          <w:rPrChange w:id="246" w:author="Yifat Gastfraind" w:date="2025-01-05T22:11:00Z">
            <w:rPr>
              <w:rFonts w:hint="cs"/>
              <w:rtl/>
            </w:rPr>
          </w:rPrChange>
        </w:rPr>
        <w:t>.</w:t>
      </w:r>
    </w:p>
    <w:p w14:paraId="38BF2F17" w14:textId="2A4BE1C2" w:rsidR="00530227" w:rsidRDefault="00530227">
      <w:pPr>
        <w:spacing w:after="160" w:line="259" w:lineRule="auto"/>
        <w:rPr>
          <w:ins w:id="247" w:author="Yifat Gastfraind" w:date="2025-01-05T22:33:00Z"/>
          <w:rtl/>
          <w:lang w:bidi="he-IL"/>
        </w:rPr>
      </w:pPr>
      <w:ins w:id="248" w:author="Yifat Gastfraind" w:date="2025-01-05T22:33:00Z">
        <w:r>
          <w:rPr>
            <w:rtl/>
          </w:rPr>
          <w:br w:type="page"/>
        </w:r>
      </w:ins>
    </w:p>
    <w:p w14:paraId="3C2088F2" w14:textId="77777777" w:rsidR="00F855EF" w:rsidRPr="00530227" w:rsidDel="00140089" w:rsidRDefault="00F855EF" w:rsidP="00530227">
      <w:pPr>
        <w:pStyle w:val="a9"/>
        <w:rPr>
          <w:del w:id="249" w:author="Yifat Gastfraind" w:date="2025-01-05T22:24:00Z"/>
          <w:rFonts w:ascii="Times New Roman" w:hAnsi="Times New Roman"/>
          <w:sz w:val="24"/>
          <w:rtl/>
          <w:rPrChange w:id="250" w:author="Yifat Gastfraind" w:date="2025-01-05T22:32:00Z">
            <w:rPr>
              <w:del w:id="251" w:author="Yifat Gastfraind" w:date="2025-01-05T22:24:00Z"/>
              <w:rtl/>
            </w:rPr>
          </w:rPrChange>
        </w:rPr>
      </w:pPr>
    </w:p>
    <w:p w14:paraId="6C273F95" w14:textId="7D5446E3" w:rsidR="00F855EF" w:rsidRPr="00530227" w:rsidDel="00530227" w:rsidRDefault="00F855EF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del w:id="252" w:author="Yifat Gastfraind" w:date="2025-01-05T22:25:00Z"/>
          <w:rFonts w:ascii="Times New Roman" w:hAnsi="Times New Roman"/>
          <w:sz w:val="24"/>
          <w:u w:val="single"/>
          <w:rPrChange w:id="253" w:author="Yifat Gastfraind" w:date="2025-01-05T22:39:00Z">
            <w:rPr>
              <w:del w:id="254" w:author="Yifat Gastfraind" w:date="2025-01-05T22:25:00Z"/>
              <w:rFonts w:ascii="Times New Roman" w:hAnsi="Times New Roman"/>
              <w:sz w:val="24"/>
            </w:rPr>
          </w:rPrChange>
        </w:rPr>
      </w:pPr>
      <w:r w:rsidRPr="00530227">
        <w:rPr>
          <w:rFonts w:ascii="Times New Roman" w:hAnsi="Times New Roman" w:hint="cs"/>
          <w:sz w:val="24"/>
          <w:u w:val="single"/>
          <w:rtl/>
          <w:rPrChange w:id="255" w:author="Yifat Gastfraind" w:date="2025-01-05T22:39:00Z">
            <w:rPr>
              <w:rFonts w:hint="cs"/>
              <w:u w:val="single"/>
              <w:rtl/>
            </w:rPr>
          </w:rPrChange>
        </w:rPr>
        <w:t>המשך עבודה</w:t>
      </w:r>
      <w:ins w:id="256" w:author="Yifat Gastfraind" w:date="2025-01-05T22:33:00Z">
        <w:r w:rsidR="00530227" w:rsidRPr="00530227">
          <w:rPr>
            <w:rFonts w:ascii="Times New Roman" w:hAnsi="Times New Roman" w:hint="cs"/>
            <w:sz w:val="24"/>
            <w:u w:val="single"/>
            <w:rtl/>
            <w:rPrChange w:id="257" w:author="Yifat Gastfraind" w:date="2025-01-05T22:39:00Z">
              <w:rPr>
                <w:rFonts w:ascii="Times New Roman" w:hAnsi="Times New Roman" w:hint="cs"/>
                <w:sz w:val="24"/>
                <w:rtl/>
              </w:rPr>
            </w:rPrChange>
          </w:rPr>
          <w:t xml:space="preserve"> </w:t>
        </w:r>
      </w:ins>
    </w:p>
    <w:p w14:paraId="25306422" w14:textId="77777777" w:rsidR="00530227" w:rsidRDefault="00530227" w:rsidP="00530227">
      <w:pPr>
        <w:pStyle w:val="a9"/>
        <w:numPr>
          <w:ilvl w:val="0"/>
          <w:numId w:val="1"/>
        </w:numPr>
        <w:spacing w:after="0" w:line="480" w:lineRule="auto"/>
        <w:ind w:left="368"/>
        <w:jc w:val="both"/>
        <w:rPr>
          <w:ins w:id="258" w:author="Yifat Gastfraind" w:date="2025-01-05T22:33:00Z"/>
          <w:rFonts w:ascii="Times New Roman" w:hAnsi="Times New Roman"/>
          <w:sz w:val="24"/>
        </w:rPr>
      </w:pPr>
    </w:p>
    <w:p w14:paraId="7B84B680" w14:textId="4F3E4894" w:rsidR="00F855EF" w:rsidRPr="00530227" w:rsidDel="00140089" w:rsidRDefault="00F855EF" w:rsidP="00530227">
      <w:pPr>
        <w:bidi/>
        <w:jc w:val="both"/>
        <w:rPr>
          <w:del w:id="259" w:author="Yifat Gastfraind" w:date="2025-01-05T22:24:00Z"/>
          <w:rtl/>
          <w:lang w:bidi="he-IL"/>
          <w:rPrChange w:id="260" w:author="Yifat Gastfraind" w:date="2025-01-05T22:33:00Z">
            <w:rPr>
              <w:del w:id="261" w:author="Yifat Gastfraind" w:date="2025-01-05T22:24:00Z"/>
              <w:u w:val="single"/>
              <w:rtl/>
              <w:lang w:bidi="he-IL"/>
            </w:rPr>
          </w:rPrChange>
        </w:rPr>
      </w:pPr>
    </w:p>
    <w:p w14:paraId="5D1B68CC" w14:textId="06CC9E02" w:rsidR="00F855EF" w:rsidRPr="00140089" w:rsidRDefault="00F855EF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rFonts w:ascii="Times New Roman" w:hAnsi="Times New Roman"/>
          <w:sz w:val="24"/>
          <w:rPrChange w:id="262" w:author="Yifat Gastfraind" w:date="2025-01-05T22:24:00Z">
            <w:rPr/>
          </w:rPrChange>
        </w:rPr>
        <w:pPrChange w:id="263" w:author="Yifat Gastfraind" w:date="2025-01-05T22:33:00Z">
          <w:pPr>
            <w:pStyle w:val="a9"/>
            <w:numPr>
              <w:numId w:val="2"/>
            </w:numPr>
            <w:ind w:hanging="360"/>
            <w:jc w:val="both"/>
          </w:pPr>
        </w:pPrChange>
      </w:pPr>
      <w:del w:id="264" w:author="Yifat Gastfraind" w:date="2025-01-05T22:25:00Z">
        <w:r w:rsidRPr="00140089" w:rsidDel="00140089">
          <w:rPr>
            <w:rFonts w:ascii="Times New Roman" w:hAnsi="Times New Roman" w:hint="cs"/>
            <w:sz w:val="24"/>
            <w:rtl/>
            <w:rPrChange w:id="265" w:author="Yifat Gastfraind" w:date="2025-01-05T22:25:00Z">
              <w:rPr>
                <w:rFonts w:hint="cs"/>
                <w:rtl/>
              </w:rPr>
            </w:rPrChange>
          </w:rPr>
          <w:delText>פתירת</w:delText>
        </w:r>
      </w:del>
      <w:ins w:id="266" w:author="Yifat Gastfraind" w:date="2025-01-05T22:25:00Z">
        <w:r w:rsidR="00140089" w:rsidRPr="00530227">
          <w:rPr>
            <w:rFonts w:ascii="Times New Roman" w:hAnsi="Times New Roman" w:hint="cs"/>
            <w:sz w:val="24"/>
            <w:rtl/>
            <w:rPrChange w:id="267" w:author="Yifat Gastfraind" w:date="2025-01-05T22:33:00Z">
              <w:rPr>
                <w:rFonts w:hint="cs"/>
                <w:u w:val="single"/>
                <w:rtl/>
              </w:rPr>
            </w:rPrChange>
          </w:rPr>
          <w:t xml:space="preserve">טיוב </w:t>
        </w:r>
        <w:r w:rsidR="00140089" w:rsidRPr="00530227">
          <w:rPr>
            <w:rFonts w:ascii="Times New Roman" w:hAnsi="Times New Roman" w:hint="cs"/>
            <w:sz w:val="24"/>
            <w:rtl/>
            <w:rPrChange w:id="268" w:author="Yifat Gastfraind" w:date="2025-01-05T22:33:00Z">
              <w:rPr>
                <w:rFonts w:hint="cs"/>
                <w:rtl/>
              </w:rPr>
            </w:rPrChange>
          </w:rPr>
          <w:t xml:space="preserve">ופתרון סופי לשליפת המידע </w:t>
        </w:r>
      </w:ins>
      <w:del w:id="269" w:author="Yifat Gastfraind" w:date="2025-01-05T22:25:00Z">
        <w:r w:rsidRPr="00140089" w:rsidDel="00140089">
          <w:rPr>
            <w:rFonts w:ascii="Times New Roman" w:hAnsi="Times New Roman" w:hint="cs"/>
            <w:sz w:val="24"/>
            <w:rtl/>
            <w:rPrChange w:id="270" w:author="Yifat Gastfraind" w:date="2025-01-05T22:24:00Z">
              <w:rPr>
                <w:rFonts w:hint="cs"/>
                <w:rtl/>
              </w:rPr>
            </w:rPrChange>
          </w:rPr>
          <w:delText xml:space="preserve"> הבעיות ב</w:delText>
        </w:r>
      </w:del>
      <w:ins w:id="271" w:author="Yifat Gastfraind" w:date="2025-01-05T22:25:00Z">
        <w:r w:rsidR="00140089">
          <w:rPr>
            <w:rFonts w:ascii="Times New Roman" w:hAnsi="Times New Roman" w:hint="cs"/>
            <w:sz w:val="24"/>
            <w:rtl/>
          </w:rPr>
          <w:t>מ</w:t>
        </w:r>
      </w:ins>
      <w:r w:rsidRPr="00140089">
        <w:rPr>
          <w:rFonts w:ascii="Times New Roman" w:hAnsi="Times New Roman" w:hint="cs"/>
          <w:sz w:val="24"/>
          <w:rtl/>
          <w:rPrChange w:id="272" w:author="Yifat Gastfraind" w:date="2025-01-05T22:24:00Z">
            <w:rPr>
              <w:rFonts w:hint="cs"/>
              <w:rtl/>
            </w:rPr>
          </w:rPrChange>
        </w:rPr>
        <w:t>קוד המס של שנת 2018</w:t>
      </w:r>
      <w:ins w:id="273" w:author="Yifat Gastfraind" w:date="2025-01-05T22:26:00Z">
        <w:r w:rsidR="00140089">
          <w:rPr>
            <w:rFonts w:ascii="Times New Roman" w:hAnsi="Times New Roman" w:hint="cs"/>
            <w:sz w:val="24"/>
            <w:rtl/>
          </w:rPr>
          <w:t xml:space="preserve"> והרצה מחדש של הניתוחים עד כה (על בסיס הטיוב שיבוצע)</w:t>
        </w:r>
      </w:ins>
      <w:del w:id="274" w:author="Yifat Gastfraind" w:date="2025-01-05T22:26:00Z">
        <w:r w:rsidRPr="00140089" w:rsidDel="00140089">
          <w:rPr>
            <w:rFonts w:ascii="Times New Roman" w:hAnsi="Times New Roman" w:hint="cs"/>
            <w:sz w:val="24"/>
            <w:rtl/>
            <w:rPrChange w:id="275" w:author="Yifat Gastfraind" w:date="2025-01-05T22:24:00Z">
              <w:rPr>
                <w:rFonts w:hint="cs"/>
                <w:rtl/>
              </w:rPr>
            </w:rPrChange>
          </w:rPr>
          <w:delText>, הרצה על קובץ חדש במבנה שונה וקל יותר להוצאת תוצאות מדויקות</w:delText>
        </w:r>
      </w:del>
      <w:r w:rsidRPr="00140089">
        <w:rPr>
          <w:rFonts w:ascii="Times New Roman" w:hAnsi="Times New Roman" w:hint="cs"/>
          <w:sz w:val="24"/>
          <w:rtl/>
          <w:rPrChange w:id="276" w:author="Yifat Gastfraind" w:date="2025-01-05T22:24:00Z">
            <w:rPr>
              <w:rFonts w:hint="cs"/>
              <w:rtl/>
            </w:rPr>
          </w:rPrChange>
        </w:rPr>
        <w:t>.</w:t>
      </w:r>
    </w:p>
    <w:p w14:paraId="658BBDCE" w14:textId="30415A07" w:rsidR="00F855EF" w:rsidRPr="00140089" w:rsidDel="00140089" w:rsidRDefault="00F855EF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del w:id="277" w:author="Yifat Gastfraind" w:date="2025-01-05T22:25:00Z"/>
          <w:rFonts w:ascii="Times New Roman" w:hAnsi="Times New Roman"/>
          <w:sz w:val="24"/>
          <w:rPrChange w:id="278" w:author="Yifat Gastfraind" w:date="2025-01-05T22:24:00Z">
            <w:rPr>
              <w:del w:id="279" w:author="Yifat Gastfraind" w:date="2025-01-05T22:25:00Z"/>
            </w:rPr>
          </w:rPrChange>
        </w:rPr>
        <w:pPrChange w:id="280" w:author="Yifat Gastfraind" w:date="2025-01-05T22:34:00Z">
          <w:pPr>
            <w:pStyle w:val="a9"/>
            <w:jc w:val="both"/>
          </w:pPr>
        </w:pPrChange>
      </w:pPr>
    </w:p>
    <w:p w14:paraId="255DF8EE" w14:textId="1BDF24B3" w:rsidR="00F855EF" w:rsidRPr="00140089" w:rsidRDefault="00530227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rFonts w:ascii="Times New Roman" w:hAnsi="Times New Roman"/>
          <w:sz w:val="24"/>
          <w:rPrChange w:id="281" w:author="Yifat Gastfraind" w:date="2025-01-05T22:24:00Z">
            <w:rPr/>
          </w:rPrChange>
        </w:rPr>
        <w:pPrChange w:id="282" w:author="Yifat Gastfraind" w:date="2025-01-05T22:34:00Z">
          <w:pPr>
            <w:pStyle w:val="a9"/>
            <w:numPr>
              <w:numId w:val="2"/>
            </w:numPr>
            <w:ind w:hanging="360"/>
            <w:jc w:val="both"/>
          </w:pPr>
        </w:pPrChange>
      </w:pPr>
      <w:ins w:id="283" w:author="Yifat Gastfraind" w:date="2025-01-05T22:34:00Z">
        <w:r>
          <w:rPr>
            <w:rFonts w:ascii="Times New Roman" w:hAnsi="Times New Roman" w:hint="cs"/>
            <w:sz w:val="24"/>
            <w:rtl/>
          </w:rPr>
          <w:t>נרמול</w:t>
        </w:r>
        <w:r w:rsidRPr="00530227">
          <w:rPr>
            <w:rFonts w:ascii="Times New Roman" w:hAnsi="Times New Roman" w:cs="Arial"/>
            <w:sz w:val="24"/>
            <w:rtl/>
          </w:rPr>
          <w:t xml:space="preserve"> תוצאות הניתוח הסמנטי </w:t>
        </w:r>
        <w:r>
          <w:rPr>
            <w:rFonts w:ascii="Times New Roman" w:hAnsi="Times New Roman" w:cs="Arial" w:hint="cs"/>
            <w:sz w:val="24"/>
            <w:rtl/>
          </w:rPr>
          <w:t>ש</w:t>
        </w:r>
        <w:r w:rsidRPr="00530227">
          <w:rPr>
            <w:rFonts w:ascii="Times New Roman" w:hAnsi="Times New Roman" w:cs="Arial"/>
            <w:sz w:val="24"/>
            <w:rtl/>
          </w:rPr>
          <w:t xml:space="preserve">בוצע, על בסיס מודל </w:t>
        </w:r>
        <w:proofErr w:type="spellStart"/>
        <w:r w:rsidRPr="00530227">
          <w:rPr>
            <w:rFonts w:ascii="Times New Roman" w:hAnsi="Times New Roman"/>
            <w:sz w:val="24"/>
          </w:rPr>
          <w:t>LaBERT</w:t>
        </w:r>
        <w:proofErr w:type="spellEnd"/>
        <w:r w:rsidRPr="00530227">
          <w:rPr>
            <w:rFonts w:ascii="Times New Roman" w:hAnsi="Times New Roman" w:cs="Arial"/>
            <w:sz w:val="24"/>
            <w:rtl/>
          </w:rPr>
          <w:t xml:space="preserve">, </w:t>
        </w:r>
        <w:r>
          <w:rPr>
            <w:rFonts w:ascii="Times New Roman" w:hAnsi="Times New Roman" w:cs="Arial" w:hint="cs"/>
            <w:sz w:val="24"/>
            <w:rtl/>
          </w:rPr>
          <w:t>והצגתן</w:t>
        </w:r>
        <w:r w:rsidRPr="00530227">
          <w:rPr>
            <w:rFonts w:ascii="Times New Roman" w:hAnsi="Times New Roman" w:cs="Arial"/>
            <w:sz w:val="24"/>
            <w:rtl/>
          </w:rPr>
          <w:t xml:space="preserve"> במונחי </w:t>
        </w:r>
        <w:r w:rsidRPr="00530227">
          <w:rPr>
            <w:rFonts w:ascii="Times New Roman" w:hAnsi="Times New Roman"/>
            <w:sz w:val="24"/>
          </w:rPr>
          <w:t>cosine similarity</w:t>
        </w:r>
      </w:ins>
      <w:del w:id="284" w:author="Yifat Gastfraind" w:date="2025-01-05T22:34:00Z">
        <w:r w:rsidR="00F855EF" w:rsidRPr="00140089" w:rsidDel="00530227">
          <w:rPr>
            <w:rFonts w:ascii="Times New Roman" w:hAnsi="Times New Roman" w:hint="cs"/>
            <w:sz w:val="24"/>
            <w:rtl/>
            <w:rPrChange w:id="285" w:author="Yifat Gastfraind" w:date="2025-01-05T22:24:00Z">
              <w:rPr>
                <w:rFonts w:hint="cs"/>
                <w:rtl/>
              </w:rPr>
            </w:rPrChange>
          </w:rPr>
          <w:delText>הוספת המדד הנוסף של אגנוסטיק ברט לתוצאות הקיימות</w:delText>
        </w:r>
      </w:del>
      <w:r w:rsidR="00F855EF" w:rsidRPr="00140089">
        <w:rPr>
          <w:rFonts w:ascii="Times New Roman" w:hAnsi="Times New Roman" w:hint="cs"/>
          <w:sz w:val="24"/>
          <w:rtl/>
          <w:rPrChange w:id="286" w:author="Yifat Gastfraind" w:date="2025-01-05T22:24:00Z">
            <w:rPr>
              <w:rFonts w:hint="cs"/>
              <w:rtl/>
            </w:rPr>
          </w:rPrChange>
        </w:rPr>
        <w:t>.</w:t>
      </w:r>
    </w:p>
    <w:p w14:paraId="52DF9D0B" w14:textId="56278294" w:rsidR="00F855EF" w:rsidRPr="00140089" w:rsidDel="00140089" w:rsidRDefault="00F855EF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del w:id="287" w:author="Yifat Gastfraind" w:date="2025-01-05T22:25:00Z"/>
          <w:rFonts w:ascii="Times New Roman" w:hAnsi="Times New Roman"/>
          <w:sz w:val="24"/>
          <w:rtl/>
          <w:rPrChange w:id="288" w:author="Yifat Gastfraind" w:date="2025-01-05T22:24:00Z">
            <w:rPr>
              <w:del w:id="289" w:author="Yifat Gastfraind" w:date="2025-01-05T22:25:00Z"/>
              <w:rtl/>
            </w:rPr>
          </w:rPrChange>
        </w:rPr>
        <w:pPrChange w:id="290" w:author="Yifat Gastfraind" w:date="2025-01-05T22:34:00Z">
          <w:pPr>
            <w:pStyle w:val="a9"/>
          </w:pPr>
        </w:pPrChange>
      </w:pPr>
    </w:p>
    <w:p w14:paraId="35532C84" w14:textId="36960D1C" w:rsidR="00F855EF" w:rsidRPr="00140089" w:rsidDel="00530227" w:rsidRDefault="00F855EF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del w:id="291" w:author="Yifat Gastfraind" w:date="2025-01-05T22:35:00Z"/>
          <w:rFonts w:ascii="Times New Roman" w:hAnsi="Times New Roman"/>
          <w:sz w:val="24"/>
          <w:rPrChange w:id="292" w:author="Yifat Gastfraind" w:date="2025-01-05T22:24:00Z">
            <w:rPr>
              <w:del w:id="293" w:author="Yifat Gastfraind" w:date="2025-01-05T22:35:00Z"/>
            </w:rPr>
          </w:rPrChange>
        </w:rPr>
        <w:pPrChange w:id="294" w:author="Yifat Gastfraind" w:date="2025-01-05T22:34:00Z">
          <w:pPr>
            <w:pStyle w:val="a9"/>
            <w:numPr>
              <w:numId w:val="2"/>
            </w:numPr>
            <w:ind w:hanging="360"/>
            <w:jc w:val="both"/>
          </w:pPr>
        </w:pPrChange>
      </w:pPr>
      <w:del w:id="295" w:author="Yifat Gastfraind" w:date="2025-01-05T22:35:00Z">
        <w:r w:rsidRPr="00140089" w:rsidDel="00530227">
          <w:rPr>
            <w:rFonts w:ascii="Times New Roman" w:hAnsi="Times New Roman" w:hint="cs"/>
            <w:sz w:val="24"/>
            <w:rtl/>
            <w:rPrChange w:id="296" w:author="Yifat Gastfraind" w:date="2025-01-05T22:24:00Z">
              <w:rPr>
                <w:rFonts w:hint="cs"/>
                <w:rtl/>
              </w:rPr>
            </w:rPrChange>
          </w:rPr>
          <w:delText>המשך עבודה על הוצאות מספר המילים תחת כל היררכיה, ובדיקת שינויים בין השנים על התוכן הזה.</w:delText>
        </w:r>
      </w:del>
    </w:p>
    <w:p w14:paraId="3CF498A4" w14:textId="44C93EE8" w:rsidR="00F855EF" w:rsidRPr="00140089" w:rsidDel="00140089" w:rsidRDefault="00F855EF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del w:id="297" w:author="Yifat Gastfraind" w:date="2025-01-05T22:25:00Z"/>
          <w:rFonts w:ascii="Times New Roman" w:hAnsi="Times New Roman"/>
          <w:sz w:val="24"/>
          <w:rtl/>
          <w:rPrChange w:id="298" w:author="Yifat Gastfraind" w:date="2025-01-05T22:24:00Z">
            <w:rPr>
              <w:del w:id="299" w:author="Yifat Gastfraind" w:date="2025-01-05T22:25:00Z"/>
              <w:rtl/>
            </w:rPr>
          </w:rPrChange>
        </w:rPr>
        <w:pPrChange w:id="300" w:author="Yifat Gastfraind" w:date="2025-01-05T22:34:00Z">
          <w:pPr>
            <w:pStyle w:val="a9"/>
          </w:pPr>
        </w:pPrChange>
      </w:pPr>
    </w:p>
    <w:p w14:paraId="7D36DE21" w14:textId="3044720F" w:rsidR="00F855EF" w:rsidRDefault="00530227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ins w:id="301" w:author="Yifat Gastfraind" w:date="2025-01-05T22:36:00Z"/>
          <w:rFonts w:ascii="Times New Roman" w:hAnsi="Times New Roman"/>
          <w:sz w:val="24"/>
        </w:rPr>
      </w:pPr>
      <w:ins w:id="302" w:author="Yifat Gastfraind" w:date="2025-01-05T22:35:00Z">
        <w:r>
          <w:rPr>
            <w:rFonts w:ascii="Times New Roman" w:hAnsi="Times New Roman" w:hint="cs"/>
            <w:sz w:val="24"/>
            <w:rtl/>
          </w:rPr>
          <w:t xml:space="preserve">המשך עבודה בהתאם ללוחות הזמנים שפורטו במצגת, בדגש על </w:t>
        </w:r>
      </w:ins>
      <w:r w:rsidR="00F855EF" w:rsidRPr="00140089">
        <w:rPr>
          <w:rFonts w:ascii="Times New Roman" w:hAnsi="Times New Roman" w:hint="cs"/>
          <w:sz w:val="24"/>
          <w:rtl/>
          <w:rPrChange w:id="303" w:author="Yifat Gastfraind" w:date="2025-01-05T22:24:00Z">
            <w:rPr>
              <w:rFonts w:hint="cs"/>
              <w:rtl/>
            </w:rPr>
          </w:rPrChange>
        </w:rPr>
        <w:t xml:space="preserve">התחלת כתיבת </w:t>
      </w:r>
      <w:ins w:id="304" w:author="Yifat Gastfraind" w:date="2025-01-05T22:35:00Z">
        <w:r>
          <w:rPr>
            <w:rFonts w:ascii="Times New Roman" w:hAnsi="Times New Roman" w:hint="cs"/>
            <w:sz w:val="24"/>
            <w:rtl/>
          </w:rPr>
          <w:t>החלק הרלוונטי של הניתוח המב</w:t>
        </w:r>
      </w:ins>
      <w:ins w:id="305" w:author="Yifat Gastfraind" w:date="2025-01-05T22:36:00Z">
        <w:r>
          <w:rPr>
            <w:rFonts w:ascii="Times New Roman" w:hAnsi="Times New Roman" w:hint="cs"/>
            <w:sz w:val="24"/>
            <w:rtl/>
          </w:rPr>
          <w:t>וצע</w:t>
        </w:r>
      </w:ins>
      <w:ins w:id="306" w:author="Yifat Gastfraind" w:date="2025-01-05T22:35:00Z">
        <w:r>
          <w:rPr>
            <w:rFonts w:ascii="Times New Roman" w:hAnsi="Times New Roman" w:hint="cs"/>
            <w:sz w:val="24"/>
            <w:rtl/>
          </w:rPr>
          <w:t xml:space="preserve"> למאמר </w:t>
        </w:r>
      </w:ins>
      <w:del w:id="307" w:author="Yifat Gastfraind" w:date="2025-01-05T22:35:00Z">
        <w:r w:rsidR="00F855EF" w:rsidRPr="00140089" w:rsidDel="00530227">
          <w:rPr>
            <w:rFonts w:ascii="Times New Roman" w:hAnsi="Times New Roman" w:hint="cs"/>
            <w:sz w:val="24"/>
            <w:rtl/>
            <w:rPrChange w:id="308" w:author="Yifat Gastfraind" w:date="2025-01-05T22:24:00Z">
              <w:rPr>
                <w:rFonts w:hint="cs"/>
                <w:rtl/>
              </w:rPr>
            </w:rPrChange>
          </w:rPr>
          <w:delText xml:space="preserve">התוכן למחקר עצמו, </w:delText>
        </w:r>
      </w:del>
      <w:r w:rsidR="00F855EF" w:rsidRPr="00140089">
        <w:rPr>
          <w:rFonts w:ascii="Times New Roman" w:hAnsi="Times New Roman" w:hint="cs"/>
          <w:sz w:val="24"/>
          <w:rtl/>
          <w:rPrChange w:id="309" w:author="Yifat Gastfraind" w:date="2025-01-05T22:24:00Z">
            <w:rPr>
              <w:rFonts w:hint="cs"/>
              <w:rtl/>
            </w:rPr>
          </w:rPrChange>
        </w:rPr>
        <w:t>ולספר הפרויקט, על בסיס האפיון הקיים והתוצאות החדשות.</w:t>
      </w:r>
    </w:p>
    <w:p w14:paraId="4E23F3AE" w14:textId="77777777" w:rsidR="00530227" w:rsidRDefault="00530227" w:rsidP="00530227">
      <w:pPr>
        <w:pStyle w:val="a9"/>
        <w:numPr>
          <w:ilvl w:val="1"/>
          <w:numId w:val="1"/>
        </w:numPr>
        <w:spacing w:after="0" w:line="480" w:lineRule="auto"/>
        <w:ind w:left="793"/>
        <w:jc w:val="both"/>
        <w:rPr>
          <w:ins w:id="310" w:author="Yifat Gastfraind" w:date="2025-01-05T22:36:00Z"/>
          <w:rFonts w:ascii="Times New Roman" w:hAnsi="Times New Roman"/>
          <w:sz w:val="24"/>
        </w:rPr>
      </w:pPr>
      <w:ins w:id="311" w:author="Yifat Gastfraind" w:date="2025-01-05T22:36:00Z">
        <w:r>
          <w:rPr>
            <w:rFonts w:ascii="Times New Roman" w:hAnsi="Times New Roman" w:hint="cs"/>
            <w:sz w:val="24"/>
            <w:rtl/>
          </w:rPr>
          <w:t>תמיר ודורון -</w:t>
        </w:r>
      </w:ins>
    </w:p>
    <w:p w14:paraId="4CD8822A" w14:textId="3544F4D9" w:rsidR="00530227" w:rsidDel="00530227" w:rsidRDefault="00530227" w:rsidP="00530227">
      <w:pPr>
        <w:pStyle w:val="a9"/>
        <w:numPr>
          <w:ilvl w:val="2"/>
          <w:numId w:val="1"/>
        </w:numPr>
        <w:spacing w:after="0" w:line="480" w:lineRule="auto"/>
        <w:ind w:left="1218"/>
        <w:jc w:val="both"/>
        <w:rPr>
          <w:del w:id="312" w:author="Yifat Gastfraind" w:date="2025-01-05T22:36:00Z"/>
          <w:rFonts w:ascii="Times New Roman" w:hAnsi="Times New Roman"/>
          <w:sz w:val="24"/>
        </w:rPr>
        <w:pPrChange w:id="313" w:author="Yifat Gastfraind" w:date="2025-01-05T22:38:00Z">
          <w:pPr>
            <w:pStyle w:val="a9"/>
            <w:numPr>
              <w:ilvl w:val="2"/>
              <w:numId w:val="1"/>
            </w:numPr>
            <w:spacing w:after="0" w:line="480" w:lineRule="auto"/>
            <w:ind w:left="5400" w:hanging="360"/>
            <w:jc w:val="both"/>
          </w:pPr>
        </w:pPrChange>
      </w:pPr>
      <w:ins w:id="314" w:author="Yifat Gastfraind" w:date="2025-01-05T22:36:00Z">
        <w:r>
          <w:rPr>
            <w:rFonts w:ascii="Times New Roman" w:hAnsi="Times New Roman" w:hint="cs"/>
            <w:sz w:val="24"/>
            <w:rtl/>
          </w:rPr>
          <w:t xml:space="preserve">דוגמאות נוספות לביטויים / רצפי מילים </w:t>
        </w:r>
        <w:r w:rsidRPr="00636719">
          <w:rPr>
            <w:rFonts w:ascii="Times New Roman" w:hAnsi="Times New Roman" w:hint="cs"/>
            <w:sz w:val="24"/>
            <w:rtl/>
          </w:rPr>
          <w:t>ספציפ</w:t>
        </w:r>
        <w:r>
          <w:rPr>
            <w:rFonts w:ascii="Times New Roman" w:hAnsi="Times New Roman" w:hint="cs"/>
            <w:sz w:val="24"/>
            <w:rtl/>
          </w:rPr>
          <w:t>י</w:t>
        </w:r>
        <w:r w:rsidRPr="00636719">
          <w:rPr>
            <w:rFonts w:ascii="Times New Roman" w:hAnsi="Times New Roman" w:hint="cs"/>
            <w:sz w:val="24"/>
            <w:rtl/>
          </w:rPr>
          <w:t xml:space="preserve">ים, </w:t>
        </w:r>
        <w:r>
          <w:rPr>
            <w:rFonts w:ascii="Times New Roman" w:hAnsi="Times New Roman" w:hint="cs"/>
            <w:sz w:val="24"/>
            <w:rtl/>
          </w:rPr>
          <w:t>אשר יהוו "עוגנים" בניתוח נוסף דומה שיבוצע על תוכן הפסקאות, בין קודי המס לשנים השונות</w:t>
        </w:r>
      </w:ins>
    </w:p>
    <w:p w14:paraId="3171F6D5" w14:textId="77777777" w:rsidR="00530227" w:rsidRDefault="00530227" w:rsidP="00530227">
      <w:pPr>
        <w:pStyle w:val="a9"/>
        <w:numPr>
          <w:ilvl w:val="2"/>
          <w:numId w:val="1"/>
        </w:numPr>
        <w:spacing w:after="0" w:line="480" w:lineRule="auto"/>
        <w:ind w:left="1218"/>
        <w:jc w:val="both"/>
        <w:rPr>
          <w:ins w:id="315" w:author="Yifat Gastfraind" w:date="2025-01-05T22:38:00Z"/>
          <w:rFonts w:ascii="Times New Roman" w:hAnsi="Times New Roman"/>
          <w:sz w:val="24"/>
        </w:rPr>
        <w:pPrChange w:id="316" w:author="Yifat Gastfraind" w:date="2025-01-05T22:38:00Z">
          <w:pPr>
            <w:pStyle w:val="a9"/>
            <w:numPr>
              <w:ilvl w:val="2"/>
              <w:numId w:val="1"/>
            </w:numPr>
            <w:spacing w:after="0" w:line="480" w:lineRule="auto"/>
            <w:ind w:left="5400" w:hanging="360"/>
            <w:jc w:val="both"/>
          </w:pPr>
        </w:pPrChange>
      </w:pPr>
    </w:p>
    <w:p w14:paraId="7B3E0BE1" w14:textId="49271F45" w:rsidR="00530227" w:rsidRPr="00140089" w:rsidRDefault="00530227" w:rsidP="00530227">
      <w:pPr>
        <w:pStyle w:val="a9"/>
        <w:numPr>
          <w:ilvl w:val="2"/>
          <w:numId w:val="1"/>
        </w:numPr>
        <w:spacing w:after="0" w:line="480" w:lineRule="auto"/>
        <w:ind w:left="1218"/>
        <w:jc w:val="both"/>
        <w:rPr>
          <w:ins w:id="317" w:author="Yifat Gastfraind" w:date="2025-01-05T22:36:00Z"/>
          <w:rFonts w:ascii="Times New Roman" w:hAnsi="Times New Roman"/>
          <w:sz w:val="24"/>
          <w:rPrChange w:id="318" w:author="Yifat Gastfraind" w:date="2025-01-05T22:24:00Z">
            <w:rPr>
              <w:ins w:id="319" w:author="Yifat Gastfraind" w:date="2025-01-05T22:36:00Z"/>
            </w:rPr>
          </w:rPrChange>
        </w:rPr>
        <w:pPrChange w:id="320" w:author="Yifat Gastfraind" w:date="2025-01-05T22:38:00Z">
          <w:pPr>
            <w:pStyle w:val="a9"/>
            <w:numPr>
              <w:numId w:val="2"/>
            </w:numPr>
            <w:ind w:hanging="360"/>
            <w:jc w:val="both"/>
          </w:pPr>
        </w:pPrChange>
      </w:pPr>
      <w:ins w:id="321" w:author="Yifat Gastfraind" w:date="2025-01-05T22:36:00Z">
        <w:r>
          <w:rPr>
            <w:rFonts w:ascii="Times New Roman" w:hAnsi="Times New Roman" w:hint="cs"/>
            <w:sz w:val="24"/>
            <w:rtl/>
          </w:rPr>
          <w:t xml:space="preserve">ניסוח טענות </w:t>
        </w:r>
      </w:ins>
      <w:ins w:id="322" w:author="Yifat Gastfraind" w:date="2025-01-05T22:37:00Z">
        <w:r>
          <w:rPr>
            <w:rFonts w:ascii="Times New Roman" w:hAnsi="Times New Roman" w:hint="cs"/>
            <w:sz w:val="24"/>
            <w:rtl/>
          </w:rPr>
          <w:t>פרטניות לצורך המחקר</w:t>
        </w:r>
      </w:ins>
      <w:ins w:id="323" w:author="Yifat Gastfraind" w:date="2025-01-05T22:38:00Z">
        <w:r>
          <w:rPr>
            <w:rFonts w:ascii="Times New Roman" w:hAnsi="Times New Roman" w:hint="cs"/>
            <w:sz w:val="24"/>
            <w:rtl/>
          </w:rPr>
          <w:t>, אשר אנו מבקשים להוכיח בעבודתנו</w:t>
        </w:r>
      </w:ins>
      <w:ins w:id="324" w:author="Yifat Gastfraind" w:date="2025-01-05T22:37:00Z">
        <w:r>
          <w:rPr>
            <w:rFonts w:ascii="Times New Roman" w:hAnsi="Times New Roman" w:hint="cs"/>
            <w:sz w:val="24"/>
            <w:rtl/>
          </w:rPr>
          <w:t>, על מנת שהצוות יוכל לוודא שאל מול כל אחת מהן קיים ניתוח שלם העונה על הטענה.</w:t>
        </w:r>
      </w:ins>
    </w:p>
    <w:p w14:paraId="02EC95A4" w14:textId="77777777" w:rsidR="00F855EF" w:rsidRPr="00530227" w:rsidRDefault="00F855EF" w:rsidP="00530227">
      <w:pPr>
        <w:pStyle w:val="a9"/>
        <w:rPr>
          <w:rtl/>
        </w:rPr>
      </w:pPr>
    </w:p>
    <w:p w14:paraId="33E21280" w14:textId="2062822B" w:rsidR="00F855EF" w:rsidRDefault="00F855EF" w:rsidP="00530227">
      <w:pPr>
        <w:bidi/>
        <w:jc w:val="both"/>
        <w:rPr>
          <w:ins w:id="325" w:author="Yifat Gastfraind" w:date="2025-01-05T22:45:00Z"/>
          <w:rtl/>
          <w:lang w:bidi="he-IL"/>
        </w:rPr>
      </w:pPr>
    </w:p>
    <w:p w14:paraId="7E286889" w14:textId="77777777" w:rsidR="001F6E85" w:rsidRDefault="001F6E85" w:rsidP="001F6E85">
      <w:pPr>
        <w:bidi/>
        <w:jc w:val="both"/>
        <w:rPr>
          <w:rtl/>
          <w:lang w:bidi="he-IL"/>
        </w:rPr>
        <w:pPrChange w:id="326" w:author="Yifat Gastfraind" w:date="2025-01-05T22:45:00Z">
          <w:pPr>
            <w:bidi/>
            <w:jc w:val="both"/>
          </w:pPr>
        </w:pPrChange>
      </w:pPr>
    </w:p>
    <w:p w14:paraId="7F25621F" w14:textId="57541701" w:rsidR="00F855EF" w:rsidDel="001F6E85" w:rsidRDefault="00F855EF" w:rsidP="00530227">
      <w:pPr>
        <w:bidi/>
        <w:jc w:val="both"/>
        <w:rPr>
          <w:del w:id="327" w:author="Yifat Gastfraind" w:date="2025-01-05T22:45:00Z"/>
          <w:rFonts w:hint="cs"/>
          <w:rtl/>
          <w:lang w:bidi="he-IL"/>
        </w:rPr>
      </w:pPr>
    </w:p>
    <w:p w14:paraId="18C8406E" w14:textId="50036EC2" w:rsidR="00F855EF" w:rsidRPr="00F855EF" w:rsidDel="001F6E85" w:rsidRDefault="00F855EF" w:rsidP="00530227">
      <w:pPr>
        <w:bidi/>
        <w:jc w:val="both"/>
        <w:rPr>
          <w:del w:id="328" w:author="Yifat Gastfraind" w:date="2025-01-05T22:45:00Z"/>
          <w:rtl/>
          <w:lang w:bidi="he-IL"/>
        </w:rPr>
      </w:pPr>
    </w:p>
    <w:p w14:paraId="01D5F1B5" w14:textId="2EBCE9CF" w:rsidR="0030348B" w:rsidRDefault="0030348B">
      <w:pPr>
        <w:spacing w:after="160" w:line="259" w:lineRule="auto"/>
        <w:rPr>
          <w:ins w:id="329" w:author="Yifat Gastfraind" w:date="2025-01-05T22:43:00Z"/>
          <w:rtl/>
          <w:lang w:bidi="he-IL"/>
        </w:rPr>
      </w:pPr>
    </w:p>
    <w:p w14:paraId="7F837DAB" w14:textId="3A69730E" w:rsidR="00C2483D" w:rsidRDefault="0030348B" w:rsidP="00530227">
      <w:pPr>
        <w:bidi/>
        <w:rPr>
          <w:ins w:id="330" w:author="Yifat Gastfraind" w:date="2025-01-05T22:43:00Z"/>
          <w:b/>
          <w:bCs/>
          <w:u w:val="single"/>
          <w:rtl/>
          <w:lang w:bidi="he-IL"/>
        </w:rPr>
      </w:pPr>
      <w:ins w:id="331" w:author="Yifat Gastfraind" w:date="2025-01-05T22:43:00Z">
        <w:r w:rsidRPr="0030348B">
          <w:rPr>
            <w:rFonts w:hint="cs"/>
            <w:b/>
            <w:bCs/>
            <w:u w:val="single"/>
            <w:rtl/>
            <w:lang w:bidi="he-IL"/>
            <w:rPrChange w:id="332" w:author="Yifat Gastfraind" w:date="2025-01-05T22:43:00Z">
              <w:rPr>
                <w:rFonts w:hint="cs"/>
                <w:rtl/>
                <w:lang w:bidi="he-IL"/>
              </w:rPr>
            </w:rPrChange>
          </w:rPr>
          <w:t xml:space="preserve">נספח </w:t>
        </w:r>
        <w:r w:rsidR="001F6E85">
          <w:rPr>
            <w:rFonts w:hint="cs"/>
            <w:b/>
            <w:bCs/>
            <w:u w:val="single"/>
            <w:rtl/>
            <w:lang w:bidi="he-IL"/>
          </w:rPr>
          <w:t>-</w:t>
        </w:r>
        <w:r w:rsidRPr="0030348B">
          <w:rPr>
            <w:rFonts w:hint="cs"/>
            <w:b/>
            <w:bCs/>
            <w:u w:val="single"/>
            <w:rtl/>
            <w:lang w:bidi="he-IL"/>
            <w:rPrChange w:id="333" w:author="Yifat Gastfraind" w:date="2025-01-05T22:43:00Z">
              <w:rPr>
                <w:rFonts w:hint="cs"/>
                <w:rtl/>
                <w:lang w:bidi="he-IL"/>
              </w:rPr>
            </w:rPrChange>
          </w:rPr>
          <w:t xml:space="preserve"> מצגת לפגישה 3</w:t>
        </w:r>
      </w:ins>
    </w:p>
    <w:p w14:paraId="0760598C" w14:textId="47AEBF6A" w:rsidR="0030348B" w:rsidRPr="001F6E85" w:rsidRDefault="001F6E85" w:rsidP="0030348B">
      <w:pPr>
        <w:bidi/>
        <w:rPr>
          <w:b/>
          <w:bCs/>
          <w:lang w:bidi="he-IL"/>
          <w:rPrChange w:id="334" w:author="Yifat Gastfraind" w:date="2025-01-05T22:44:00Z">
            <w:rPr>
              <w:lang w:bidi="he-IL"/>
            </w:rPr>
          </w:rPrChange>
        </w:rPr>
        <w:pPrChange w:id="335" w:author="Yifat Gastfraind" w:date="2025-01-05T22:43:00Z">
          <w:pPr/>
        </w:pPrChange>
      </w:pPr>
      <w:ins w:id="336" w:author="Yifat Gastfraind" w:date="2025-01-05T22:44:00Z">
        <w:r w:rsidRPr="001F6E85">
          <w:rPr>
            <w:b/>
            <w:bCs/>
            <w:lang w:bidi="he-IL"/>
            <w:rPrChange w:id="337" w:author="Yifat Gastfraind" w:date="2025-01-05T22:44:00Z">
              <w:rPr>
                <w:b/>
                <w:bCs/>
                <w:u w:val="single"/>
                <w:lang w:bidi="he-IL"/>
              </w:rPr>
            </w:rPrChange>
          </w:rPr>
          <w:object w:dxaOrig="1508" w:dyaOrig="941" w14:anchorId="15F2109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5.5pt;height:47pt" o:ole="">
              <v:imagedata r:id="rId8" o:title=""/>
            </v:shape>
            <o:OLEObject Type="Embed" ProgID="PowerPoint.Show.12" ShapeID="_x0000_i1025" DrawAspect="Icon" ObjectID="_1797622277" r:id="rId9"/>
          </w:object>
        </w:r>
      </w:ins>
    </w:p>
    <w:sectPr w:rsidR="0030348B" w:rsidRPr="001F6E85" w:rsidSect="00EA787E">
      <w:footerReference w:type="default" r:id="rId1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A48BE" w14:textId="77777777" w:rsidR="002A3688" w:rsidRDefault="002A3688" w:rsidP="001F6E85">
      <w:pPr>
        <w:spacing w:line="240" w:lineRule="auto"/>
      </w:pPr>
      <w:r>
        <w:separator/>
      </w:r>
    </w:p>
  </w:endnote>
  <w:endnote w:type="continuationSeparator" w:id="0">
    <w:p w14:paraId="1087AFAF" w14:textId="77777777" w:rsidR="002A3688" w:rsidRDefault="002A3688" w:rsidP="001F6E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338" w:author="Yifat Gastfraind" w:date="2025-01-05T22:45:00Z"/>
  <w:sdt>
    <w:sdtPr>
      <w:id w:val="-1424186989"/>
      <w:docPartObj>
        <w:docPartGallery w:val="Page Numbers (Bottom of Page)"/>
        <w:docPartUnique/>
      </w:docPartObj>
    </w:sdtPr>
    <w:sdtContent>
      <w:customXmlInsRangeEnd w:id="338"/>
      <w:p w14:paraId="57A1A50D" w14:textId="610D546A" w:rsidR="001F6E85" w:rsidRDefault="001F6E85">
        <w:pPr>
          <w:pStyle w:val="af0"/>
          <w:jc w:val="center"/>
          <w:rPr>
            <w:ins w:id="339" w:author="Yifat Gastfraind" w:date="2025-01-05T22:45:00Z"/>
          </w:rPr>
        </w:pPr>
        <w:ins w:id="340" w:author="Yifat Gastfraind" w:date="2025-01-05T22:45:00Z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rtl/>
              <w:lang w:val="he-IL" w:bidi="he-IL"/>
            </w:rPr>
            <w:t>2</w:t>
          </w:r>
          <w:r>
            <w:fldChar w:fldCharType="end"/>
          </w:r>
        </w:ins>
      </w:p>
      <w:customXmlInsRangeStart w:id="341" w:author="Yifat Gastfraind" w:date="2025-01-05T22:45:00Z"/>
    </w:sdtContent>
  </w:sdt>
  <w:customXmlInsRangeEnd w:id="341"/>
  <w:p w14:paraId="78BBC2DB" w14:textId="77777777" w:rsidR="001F6E85" w:rsidRDefault="001F6E8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0A523" w14:textId="77777777" w:rsidR="002A3688" w:rsidRDefault="002A3688" w:rsidP="001F6E85">
      <w:pPr>
        <w:spacing w:line="240" w:lineRule="auto"/>
      </w:pPr>
      <w:r>
        <w:separator/>
      </w:r>
    </w:p>
  </w:footnote>
  <w:footnote w:type="continuationSeparator" w:id="0">
    <w:p w14:paraId="5B61FFF0" w14:textId="77777777" w:rsidR="002A3688" w:rsidRDefault="002A3688" w:rsidP="001F6E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A6425"/>
    <w:multiLevelType w:val="hybridMultilevel"/>
    <w:tmpl w:val="3C40CE18"/>
    <w:lvl w:ilvl="0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4CE41EB6"/>
    <w:multiLevelType w:val="hybridMultilevel"/>
    <w:tmpl w:val="C7CEB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ifat Gastfraind">
    <w15:presenceInfo w15:providerId="AD" w15:userId="S::ygastfraind@iai.co.il::343ac077-66cb-4b27-a9eb-d6dc9fa805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5EF"/>
    <w:rsid w:val="000B7441"/>
    <w:rsid w:val="000F15DA"/>
    <w:rsid w:val="00140089"/>
    <w:rsid w:val="001F6E85"/>
    <w:rsid w:val="002A3688"/>
    <w:rsid w:val="0030348B"/>
    <w:rsid w:val="00530227"/>
    <w:rsid w:val="00C2483D"/>
    <w:rsid w:val="00DA5574"/>
    <w:rsid w:val="00EA787E"/>
    <w:rsid w:val="00F8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BC4A6"/>
  <w15:chartTrackingRefBased/>
  <w15:docId w15:val="{ACC74E8A-28DD-48AB-9691-F771ED4B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5EF"/>
    <w:pPr>
      <w:spacing w:after="0" w:line="480" w:lineRule="auto"/>
    </w:pPr>
    <w:rPr>
      <w:rFonts w:ascii="Times New Roman" w:hAnsi="Times New Roman"/>
      <w:sz w:val="24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F855EF"/>
    <w:pPr>
      <w:keepNext/>
      <w:keepLines/>
      <w:bidi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he-I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55EF"/>
    <w:pPr>
      <w:keepNext/>
      <w:keepLines/>
      <w:bidi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he-I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55EF"/>
    <w:pPr>
      <w:keepNext/>
      <w:keepLines/>
      <w:bidi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bidi="he-I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55EF"/>
    <w:pPr>
      <w:keepNext/>
      <w:keepLines/>
      <w:bidi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lang w:bidi="he-I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55EF"/>
    <w:pPr>
      <w:keepNext/>
      <w:keepLines/>
      <w:bidi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lang w:bidi="he-I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55EF"/>
    <w:pPr>
      <w:keepNext/>
      <w:keepLines/>
      <w:bidi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lang w:bidi="he-I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55EF"/>
    <w:pPr>
      <w:keepNext/>
      <w:keepLines/>
      <w:bidi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lang w:bidi="he-I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55EF"/>
    <w:pPr>
      <w:keepNext/>
      <w:keepLines/>
      <w:bidi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lang w:bidi="he-I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55EF"/>
    <w:pPr>
      <w:keepNext/>
      <w:keepLines/>
      <w:bidi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lang w:bidi="he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855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855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855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855E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855EF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855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855E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855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855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855EF"/>
    <w:pPr>
      <w:bidi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a4">
    <w:name w:val="כותרת טקסט תו"/>
    <w:basedOn w:val="a0"/>
    <w:link w:val="a3"/>
    <w:uiPriority w:val="10"/>
    <w:rsid w:val="00F85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55EF"/>
    <w:pPr>
      <w:numPr>
        <w:ilvl w:val="1"/>
      </w:numPr>
      <w:bidi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bidi="he-IL"/>
    </w:rPr>
  </w:style>
  <w:style w:type="character" w:customStyle="1" w:styleId="a6">
    <w:name w:val="כותרת משנה תו"/>
    <w:basedOn w:val="a0"/>
    <w:link w:val="a5"/>
    <w:uiPriority w:val="11"/>
    <w:rsid w:val="00F85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855EF"/>
    <w:pPr>
      <w:bidi/>
      <w:spacing w:before="160" w:after="160" w:line="259" w:lineRule="auto"/>
      <w:jc w:val="center"/>
    </w:pPr>
    <w:rPr>
      <w:rFonts w:asciiTheme="minorHAnsi" w:hAnsiTheme="minorHAnsi"/>
      <w:i/>
      <w:iCs/>
      <w:color w:val="404040" w:themeColor="text1" w:themeTint="BF"/>
      <w:sz w:val="22"/>
      <w:lang w:bidi="he-IL"/>
    </w:rPr>
  </w:style>
  <w:style w:type="character" w:customStyle="1" w:styleId="a8">
    <w:name w:val="ציטוט תו"/>
    <w:basedOn w:val="a0"/>
    <w:link w:val="a7"/>
    <w:uiPriority w:val="29"/>
    <w:rsid w:val="00F855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55EF"/>
    <w:pPr>
      <w:bidi/>
      <w:spacing w:after="160" w:line="259" w:lineRule="auto"/>
      <w:ind w:left="720"/>
      <w:contextualSpacing/>
    </w:pPr>
    <w:rPr>
      <w:rFonts w:asciiTheme="minorHAnsi" w:hAnsiTheme="minorHAnsi"/>
      <w:sz w:val="22"/>
      <w:lang w:bidi="he-IL"/>
    </w:rPr>
  </w:style>
  <w:style w:type="character" w:styleId="aa">
    <w:name w:val="Intense Emphasis"/>
    <w:basedOn w:val="a0"/>
    <w:uiPriority w:val="21"/>
    <w:qFormat/>
    <w:rsid w:val="00F855E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55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bidi/>
      <w:spacing w:before="360" w:after="360" w:line="259" w:lineRule="auto"/>
      <w:ind w:left="864" w:right="864"/>
      <w:jc w:val="center"/>
    </w:pPr>
    <w:rPr>
      <w:rFonts w:asciiTheme="minorHAnsi" w:hAnsiTheme="minorHAnsi"/>
      <w:i/>
      <w:iCs/>
      <w:color w:val="2F5496" w:themeColor="accent1" w:themeShade="BF"/>
      <w:sz w:val="22"/>
      <w:lang w:bidi="he-IL"/>
    </w:rPr>
  </w:style>
  <w:style w:type="character" w:customStyle="1" w:styleId="ac">
    <w:name w:val="ציטוט חזק תו"/>
    <w:basedOn w:val="a0"/>
    <w:link w:val="ab"/>
    <w:uiPriority w:val="30"/>
    <w:rsid w:val="00F855E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855EF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F6E85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1F6E85"/>
    <w:rPr>
      <w:rFonts w:ascii="Times New Roman" w:hAnsi="Times New Roman"/>
      <w:sz w:val="24"/>
      <w:lang w:bidi="ar-SA"/>
    </w:rPr>
  </w:style>
  <w:style w:type="paragraph" w:styleId="af0">
    <w:name w:val="footer"/>
    <w:basedOn w:val="a"/>
    <w:link w:val="af1"/>
    <w:uiPriority w:val="99"/>
    <w:unhideWhenUsed/>
    <w:rsid w:val="001F6E85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1F6E85"/>
    <w:rPr>
      <w:rFonts w:ascii="Times New Roman" w:hAnsi="Times New Roman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8FF35-A989-4135-A7FF-BC7537F67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539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 בראל</dc:creator>
  <cp:keywords/>
  <dc:description/>
  <cp:lastModifiedBy>Yifat Gastfraind</cp:lastModifiedBy>
  <cp:revision>3</cp:revision>
  <dcterms:created xsi:type="dcterms:W3CDTF">2025-01-05T20:39:00Z</dcterms:created>
  <dcterms:modified xsi:type="dcterms:W3CDTF">2025-01-05T20:45:00Z</dcterms:modified>
</cp:coreProperties>
</file>